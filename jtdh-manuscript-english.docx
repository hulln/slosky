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22842597961426" w:lineRule="auto"/>
        <w:ind w:left="19.319915771484375" w:right="22.427978515625" w:hanging="19.319915771484375"/>
        <w:jc w:val="left"/>
        <w:rPr>
          <w:rFonts w:ascii="Arial" w:cs="Arial" w:eastAsia="Arial" w:hAnsi="Arial"/>
          <w:b w:val="1"/>
          <w:bCs w:val="1"/>
          <w:i w:val="0"/>
          <w:iCs w:val="0"/>
          <w:smallCaps w:val="0"/>
          <w:strike w:val="0"/>
          <w:color w:val="000000"/>
          <w:sz w:val="23.91033935546875"/>
          <w:szCs w:val="23.9103393554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670028686523438"/>
          <w:szCs w:val="23.670028686523438"/>
          <w:u w:val="none"/>
          <w:shd w:fill="auto" w:val="clear"/>
          <w:vertAlign w:val="baseline"/>
          <w:rtl w:val="0"/>
        </w:rPr>
        <w:t xml:space="preserve">A COMMUNITY IN FORMATION: BUILDING AND ANALYSING A CORPUS </w:t>
      </w:r>
      <w:r w:rsidDel="00000000" w:rsidR="00000000" w:rsidRPr="00000000">
        <w:rPr>
          <w:rFonts w:ascii="Arial" w:cs="Arial" w:eastAsia="Arial" w:hAnsi="Arial"/>
          <w:b w:val="1"/>
          <w:bCs w:val="1"/>
          <w:i w:val="0"/>
          <w:iCs w:val="0"/>
          <w:smallCaps w:val="0"/>
          <w:strike w:val="0"/>
          <w:color w:val="000000"/>
          <w:sz w:val="23.91033935546875"/>
          <w:szCs w:val="23.91033935546875"/>
          <w:u w:val="none"/>
          <w:shd w:fill="auto" w:val="clear"/>
          <w:vertAlign w:val="baseline"/>
          <w:rtl w:val="0"/>
        </w:rPr>
        <w:t xml:space="preserve">OF SLOVENE POSTS ON BLUESKY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46923828125" w:line="240" w:lineRule="auto"/>
        <w:ind w:left="30.079574584960938" w:right="0" w:firstLine="0"/>
        <w:jc w:val="left"/>
        <w:rPr>
          <w:rFonts w:ascii="Arial" w:cs="Arial" w:eastAsia="Arial" w:hAnsi="Arial"/>
          <w:b w:val="0"/>
          <w:bCs w:val="0"/>
          <w:i w:val="0"/>
          <w:iCs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935546875"/>
          <w:szCs w:val="23.91033935546875"/>
          <w:u w:val="none"/>
          <w:shd w:fill="auto" w:val="clear"/>
          <w:vertAlign w:val="baseline"/>
          <w:rtl w:val="0"/>
        </w:rPr>
        <w:t xml:space="preserve">Nives HÜLL</w:t>
      </w:r>
      <w:r w:rsidDel="00000000" w:rsidR="00000000" w:rsidRPr="00000000">
        <w:rPr>
          <w:rFonts w:ascii="Arial" w:cs="Arial" w:eastAsia="Arial" w:hAnsi="Arial"/>
          <w:b w:val="0"/>
          <w:bCs w:val="0"/>
          <w:i w:val="0"/>
          <w:iCs w:val="0"/>
          <w:smallCaps w:val="0"/>
          <w:strike w:val="0"/>
          <w:color w:val="000000"/>
          <w:sz w:val="29.8879337310791"/>
          <w:szCs w:val="29.8879337310791"/>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724365234375" w:line="240" w:lineRule="auto"/>
        <w:ind w:left="16.743316650390625" w:right="0" w:firstLine="0"/>
        <w:jc w:val="left"/>
        <w:rPr>
          <w:rFonts w:ascii="Arial" w:cs="Arial" w:eastAsia="Arial" w:hAnsi="Arial"/>
          <w:b w:val="0"/>
          <w:bCs w:val="0"/>
          <w:i w:val="0"/>
          <w:iCs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238699913024902"/>
          <w:szCs w:val="25.23869991302490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University of Ljubljana, Ljubljana, Slovenia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794677734375" w:line="279.2271137237549" w:lineRule="auto"/>
        <w:ind w:left="278.01979064941406" w:right="276.309814453125" w:firstLine="14.081268310546875"/>
        <w:jc w:val="both"/>
        <w:rPr>
          <w:rFonts w:ascii="Arial" w:cs="Arial" w:eastAsia="Arial" w:hAnsi="Arial"/>
          <w:b w:val="0"/>
          <w:bCs w:val="0"/>
          <w:i w:val="0"/>
          <w:iCs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52527236938477"/>
          <w:szCs w:val="17.752527236938477"/>
          <w:u w:val="none"/>
          <w:shd w:fill="auto" w:val="clear"/>
          <w:vertAlign w:val="baseline"/>
          <w:rtl w:val="0"/>
        </w:rPr>
        <w:t xml:space="preserve">This paper presents the construction and analysis of a corpus of 141,013 public Slovene </w:t>
      </w:r>
      <w:r w:rsidDel="00000000" w:rsidR="00000000" w:rsidRPr="00000000">
        <w:rPr>
          <w:rFonts w:ascii="Arial" w:cs="Arial" w:eastAsia="Arial" w:hAnsi="Arial"/>
          <w:b w:val="0"/>
          <w:bCs w:val="0"/>
          <w:i w:val="0"/>
          <w:iCs w:val="0"/>
          <w:smallCaps w:val="0"/>
          <w:strike w:val="0"/>
          <w:color w:val="000000"/>
          <w:sz w:val="17.977535247802734"/>
          <w:szCs w:val="17.977535247802734"/>
          <w:u w:val="none"/>
          <w:shd w:fill="auto" w:val="clear"/>
          <w:vertAlign w:val="baseline"/>
          <w:rtl w:val="0"/>
        </w:rPr>
        <w:t xml:space="preserve">posts by 432 authors on Bluesky, spanning August 2023 to April 2026. The corpus was </w:t>
      </w:r>
      <w:r w:rsidDel="00000000" w:rsidR="00000000" w:rsidRPr="00000000">
        <w:rPr>
          <w:rFonts w:ascii="Arial" w:cs="Arial" w:eastAsia="Arial" w:hAnsi="Arial"/>
          <w:b w:val="0"/>
          <w:bCs w:val="0"/>
          <w:i w:val="0"/>
          <w:iCs w:val="0"/>
          <w:smallCaps w:val="0"/>
          <w:strike w:val="0"/>
          <w:color w:val="000000"/>
          <w:sz w:val="17.752527236938477"/>
          <w:szCs w:val="17.752527236938477"/>
          <w:u w:val="none"/>
          <w:shd w:fill="auto" w:val="clear"/>
          <w:vertAlign w:val="baseline"/>
          <w:rtl w:val="0"/>
        </w:rPr>
        <w:t xml:space="preserve">built through a multi-stage ATProto pipeline: network-wide discovery of Slovene-tagged </w:t>
      </w:r>
      <w:r w:rsidDel="00000000" w:rsidR="00000000" w:rsidRPr="00000000">
        <w:rPr>
          <w:rFonts w:ascii="Arial" w:cs="Arial" w:eastAsia="Arial" w:hAnsi="Arial"/>
          <w:b w:val="0"/>
          <w:bCs w:val="0"/>
          <w:i w:val="0"/>
          <w:iCs w:val="0"/>
          <w:smallCaps w:val="0"/>
          <w:strike w:val="0"/>
          <w:color w:val="000000"/>
          <w:sz w:val="18.1112003326416"/>
          <w:szCs w:val="18.1112003326416"/>
          <w:u w:val="none"/>
          <w:shd w:fill="auto" w:val="clear"/>
          <w:vertAlign w:val="baseline"/>
          <w:rtl w:val="0"/>
        </w:rPr>
        <w:t xml:space="preserve">posts via the public relay and firehose, full-history backfill of all discovered authors </w:t>
      </w:r>
      <w:r w:rsidDel="00000000" w:rsidR="00000000" w:rsidRPr="00000000">
        <w:rPr>
          <w:rFonts w:ascii="Arial" w:cs="Arial" w:eastAsia="Arial" w:hAnsi="Arial"/>
          <w:b w:val="0"/>
          <w:bCs w:val="0"/>
          <w:i w:val="0"/>
          <w:iCs w:val="0"/>
          <w:smallCaps w:val="0"/>
          <w:strike w:val="0"/>
          <w:color w:val="000000"/>
          <w:sz w:val="17.923791885375977"/>
          <w:szCs w:val="17.923791885375977"/>
          <w:u w:val="none"/>
          <w:shd w:fill="auto" w:val="clear"/>
          <w:vertAlign w:val="baseline"/>
          <w:rtl w:val="0"/>
        </w:rPr>
        <w:t xml:space="preserve">from their home Personal Data Servers, and conservative post-level language filtering </w:t>
      </w:r>
      <w:r w:rsidDel="00000000" w:rsidR="00000000" w:rsidRPr="00000000">
        <w:rPr>
          <w:rFonts w:ascii="Arial" w:cs="Arial" w:eastAsia="Arial" w:hAnsi="Arial"/>
          <w:b w:val="0"/>
          <w:bCs w:val="0"/>
          <w:i w:val="0"/>
          <w:iCs w:val="0"/>
          <w:smallCaps w:val="0"/>
          <w:strike w:val="0"/>
          <w:color w:val="000000"/>
          <w:sz w:val="18.1112003326416"/>
          <w:szCs w:val="18.1112003326416"/>
          <w:u w:val="none"/>
          <w:shd w:fill="auto" w:val="clear"/>
          <w:vertAlign w:val="baseline"/>
          <w:rtl w:val="0"/>
        </w:rPr>
        <w:t xml:space="preserve">using langid and langdetect. Manual validation confirmed near-perfect precision for </w:t>
      </w:r>
      <w:r w:rsidDel="00000000" w:rsidR="00000000" w:rsidRPr="00000000">
        <w:rPr>
          <w:rFonts w:ascii="Arial" w:cs="Arial" w:eastAsia="Arial" w:hAnsi="Arial"/>
          <w:b w:val="0"/>
          <w:bCs w:val="0"/>
          <w:i w:val="0"/>
          <w:iCs w:val="0"/>
          <w:smallCaps w:val="0"/>
          <w:strike w:val="0"/>
          <w:color w:val="000000"/>
          <w:sz w:val="17.788719177246094"/>
          <w:szCs w:val="17.788719177246094"/>
          <w:u w:val="none"/>
          <w:shd w:fill="auto" w:val="clear"/>
          <w:vertAlign w:val="baseline"/>
          <w:rtl w:val="0"/>
        </w:rPr>
        <w:t xml:space="preserve">the included decision groups. The resulting corpus captures a community in formation </w:t>
      </w:r>
      <w:r w:rsidDel="00000000" w:rsidR="00000000" w:rsidRPr="00000000">
        <w:rPr>
          <w:rFonts w:ascii="Arial" w:cs="Arial" w:eastAsia="Arial" w:hAnsi="Arial"/>
          <w:b w:val="0"/>
          <w:bCs w:val="0"/>
          <w:i w:val="0"/>
          <w:iCs w:val="0"/>
          <w:smallCaps w:val="0"/>
          <w:strike w:val="0"/>
          <w:color w:val="000000"/>
          <w:sz w:val="18.1112003326416"/>
          <w:szCs w:val="18.1112003326416"/>
          <w:u w:val="none"/>
          <w:shd w:fill="auto" w:val="clear"/>
          <w:vertAlign w:val="baseline"/>
          <w:rtl w:val="0"/>
        </w:rPr>
        <w:t xml:space="preserve">— a sharp late-2024 growth surge is visible in the corpus, 68.3% of posts are replies </w:t>
      </w:r>
      <w:r w:rsidDel="00000000" w:rsidR="00000000" w:rsidRPr="00000000">
        <w:rPr>
          <w:rFonts w:ascii="Arial" w:cs="Arial" w:eastAsia="Arial" w:hAnsi="Arial"/>
          <w:b w:val="0"/>
          <w:bCs w:val="0"/>
          <w:i w:val="0"/>
          <w:iCs w:val="0"/>
          <w:smallCaps w:val="0"/>
          <w:strike w:val="0"/>
          <w:color w:val="000000"/>
          <w:sz w:val="17.752527236938477"/>
          <w:szCs w:val="17.752527236938477"/>
          <w:u w:val="none"/>
          <w:shd w:fill="auto" w:val="clear"/>
          <w:vertAlign w:val="baseline"/>
          <w:rtl w:val="0"/>
        </w:rPr>
        <w:t xml:space="preserve">rather than original content, and a small core of 22 authors accounts for half the corpus. </w:t>
      </w:r>
      <w:r w:rsidDel="00000000" w:rsidR="00000000" w:rsidRPr="00000000">
        <w:rPr>
          <w:rFonts w:ascii="Arial" w:cs="Arial" w:eastAsia="Arial" w:hAnsi="Arial"/>
          <w:b w:val="0"/>
          <w:bCs w:val="0"/>
          <w:i w:val="0"/>
          <w:iCs w:val="0"/>
          <w:smallCaps w:val="0"/>
          <w:strike w:val="0"/>
          <w:color w:val="000000"/>
          <w:sz w:val="18.1112003326416"/>
          <w:szCs w:val="18.1112003326416"/>
          <w:u w:val="none"/>
          <w:shd w:fill="auto" w:val="clear"/>
          <w:vertAlign w:val="baseline"/>
          <w:rtl w:val="0"/>
        </w:rPr>
        <w:t xml:space="preserve">The paper documents the collection workflow, validates its reliability, and presents </w:t>
      </w:r>
      <w:r w:rsidDel="00000000" w:rsidR="00000000" w:rsidRPr="00000000">
        <w:rPr>
          <w:rFonts w:ascii="Arial" w:cs="Arial" w:eastAsia="Arial" w:hAnsi="Arial"/>
          <w:b w:val="0"/>
          <w:bCs w:val="0"/>
          <w:i w:val="0"/>
          <w:iCs w:val="0"/>
          <w:smallCaps w:val="0"/>
          <w:strike w:val="0"/>
          <w:color w:val="000000"/>
          <w:sz w:val="18.066755294799805"/>
          <w:szCs w:val="18.066755294799805"/>
          <w:u w:val="none"/>
          <w:shd w:fill="auto" w:val="clear"/>
          <w:vertAlign w:val="baseline"/>
          <w:rtl w:val="0"/>
        </w:rPr>
        <w:t xml:space="preserve">first observations on the interactional structure, temporal patterns, and multilingual </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character of Slovene Bluesky use. </w:t>
      </w:r>
      <w:ins w:author="Nives Hüll" w:id="0" w:date="2026-04-21T09:41:09Z">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-&gt; i dont want to emphasize multilingual aspect because its not that important for this corpus</w:t>
        </w:r>
      </w:ins>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10595703125" w:line="629.0594100952148" w:lineRule="auto"/>
        <w:ind w:left="15.099639892578125" w:right="1483.1036376953125" w:firstLine="6.9101715087890625"/>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76023864746"/>
          <w:szCs w:val="17.93276023864746"/>
          <w:u w:val="none"/>
          <w:shd w:fill="auto" w:val="clear"/>
          <w:vertAlign w:val="baseline"/>
          <w:rtl w:val="0"/>
        </w:rPr>
        <w:t xml:space="preserve">Keywords: </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Bluesky, ATProto, Slovene, corpus construction, social media </w:t>
      </w: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1 INTRODUCT 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70068359375" w:line="275.63618659973145" w:lineRule="auto"/>
        <w:ind w:left="14.027786254882812" w:right="23.11279296875" w:firstLine="12.823867797851562"/>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Bluesky and the wider ATProto ecosystem are becoming increasingly relevant as a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source of public social-media data. For smaller languages such as Slovene, this creates an opportunity to build new corpora from a platform that is both technically distinctive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and still relatively underused in language-resource work. </w:t>
      </w:r>
      <w:ins w:author="Nives Hüll" w:id="1" w:date="2026-04-21T09:42:26Z">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-&gt; this last</w:t>
        </w:r>
        <w:r w:rsidDel="00000000" w:rsidR="00000000" w:rsidRPr="00000000">
          <w:rPr>
            <w:sz w:val="19.92527961730957"/>
            <w:szCs w:val="19.92527961730957"/>
            <w:rtl w:val="0"/>
            <w:rPrChange w:author="Nives Hüll" w:id="2" w:date="2026-04-21T09:42:26Z">
              <w:rPr>
                <w:rFonts w:ascii="Arial" w:cs="Arial" w:eastAsia="Arial" w:hAnsi="Arial"/>
                <w:b w:val="0"/>
                <w:bCs w:val="0"/>
                <w:i w:val="0"/>
                <w:iCs w:val="0"/>
                <w:smallCaps w:val="0"/>
                <w:strike w:val="0"/>
                <w:color w:val="000000"/>
                <w:sz w:val="19.92527961730957"/>
                <w:szCs w:val="19.92527961730957"/>
                <w:u w:val="none"/>
                <w:shd w:fill="auto" w:val="clear"/>
                <w:vertAlign w:val="baseline"/>
              </w:rPr>
            </w:rPrChange>
          </w:rPr>
          <w:t xml:space="preserve"> sentence is not ok. My main focus is not to create some dataset NLP can be trained on – this aspect needs to be emphasised in the whole article i think</w:t>
        </w:r>
      </w:ins>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380615234375" w:line="274.67994689941406" w:lineRule="auto"/>
        <w:ind w:left="14.04449462890625" w:right="18.7841796875" w:hanging="5.279617309570312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35239791870117"/>
          <w:szCs w:val="19.935239791870117"/>
          <w:u w:val="none"/>
          <w:shd w:fill="auto" w:val="clear"/>
          <w:vertAlign w:val="baseline"/>
          <w:rtl w:val="0"/>
        </w:rPr>
        <w:t xml:space="preserve">This paper addresses the </w:t>
      </w:r>
      <w:ins w:author="Nives Hüll" w:id="3" w:date="2026-04-21T09:43:06Z">
        <w:r w:rsidDel="00000000" w:rsidR="00000000" w:rsidRPr="00000000">
          <w:rPr>
            <w:sz w:val="19.935239791870117"/>
            <w:szCs w:val="19.935239791870117"/>
            <w:rtl w:val="0"/>
            <w:rPrChange w:author="Nives Hüll" w:id="4" w:date="2026-04-21T09:43:06Z">
              <w:rPr>
                <w:rFonts w:ascii="Arial" w:cs="Arial" w:eastAsia="Arial" w:hAnsi="Arial"/>
                <w:b w:val="0"/>
                <w:bCs w:val="0"/>
                <w:i w:val="0"/>
                <w:iCs w:val="0"/>
                <w:smallCaps w:val="0"/>
                <w:strike w:val="0"/>
                <w:color w:val="000000"/>
                <w:sz w:val="19.935239791870117"/>
                <w:szCs w:val="19.935239791870117"/>
                <w:u w:val="none"/>
                <w:shd w:fill="auto" w:val="clear"/>
                <w:vertAlign w:val="baseline"/>
              </w:rPr>
            </w:rPrChange>
          </w:rPr>
          <w:t xml:space="preserve">task </w:t>
        </w:r>
      </w:ins>
      <w:del w:author="Nives Hüll" w:id="3" w:date="2026-04-21T09:43:06Z">
        <w:r w:rsidDel="00000000" w:rsidR="00000000" w:rsidRPr="00000000">
          <w:rPr>
            <w:sz w:val="19.935239791870117"/>
            <w:szCs w:val="19.935239791870117"/>
            <w:rtl w:val="0"/>
            <w:rPrChange w:author="Nives Hüll" w:id="4" w:date="2026-04-21T09:43:06Z">
              <w:rPr>
                <w:rFonts w:ascii="Arial" w:cs="Arial" w:eastAsia="Arial" w:hAnsi="Arial"/>
                <w:b w:val="0"/>
                <w:bCs w:val="0"/>
                <w:i w:val="0"/>
                <w:iCs w:val="0"/>
                <w:smallCaps w:val="0"/>
                <w:strike w:val="0"/>
                <w:color w:val="000000"/>
                <w:sz w:val="19.935239791870117"/>
                <w:szCs w:val="19.935239791870117"/>
                <w:u w:val="none"/>
                <w:shd w:fill="auto" w:val="clear"/>
                <w:vertAlign w:val="baseline"/>
              </w:rPr>
            </w:rPrChange>
          </w:rPr>
          <w:delText xml:space="preserve">problem </w:delText>
        </w:r>
      </w:del>
      <w:r w:rsidDel="00000000" w:rsidR="00000000" w:rsidRPr="00000000">
        <w:rPr>
          <w:rFonts w:ascii="Arial" w:cs="Arial" w:eastAsia="Arial" w:hAnsi="Arial"/>
          <w:b w:val="0"/>
          <w:bCs w:val="0"/>
          <w:i w:val="0"/>
          <w:iCs w:val="0"/>
          <w:smallCaps w:val="0"/>
          <w:strike w:val="0"/>
          <w:color w:val="000000"/>
          <w:sz w:val="19.935239791870117"/>
          <w:szCs w:val="19.935239791870117"/>
          <w:u w:val="none"/>
          <w:shd w:fill="auto" w:val="clear"/>
          <w:vertAlign w:val="baseline"/>
          <w:rtl w:val="0"/>
        </w:rPr>
        <w:t xml:space="preserve">of constructing a</w:t>
      </w:r>
      <w:ins w:author="Nives Hüll" w:id="5" w:date="2026-04-21T09:43:35Z">
        <w:r w:rsidDel="00000000" w:rsidR="00000000" w:rsidRPr="00000000">
          <w:rPr>
            <w:rFonts w:ascii="Arial" w:cs="Arial" w:eastAsia="Arial" w:hAnsi="Arial"/>
            <w:b w:val="0"/>
            <w:bCs w:val="0"/>
            <w:i w:val="0"/>
            <w:iCs w:val="0"/>
            <w:smallCaps w:val="0"/>
            <w:strike w:val="0"/>
            <w:color w:val="000000"/>
            <w:sz w:val="19.935239791870117"/>
            <w:szCs w:val="19.935239791870117"/>
            <w:u w:val="none"/>
            <w:shd w:fill="auto" w:val="clear"/>
            <w:vertAlign w:val="baseline"/>
            <w:rtl w:val="0"/>
          </w:rPr>
          <w:t xml:space="preserve"> useful</w:t>
        </w:r>
      </w:ins>
      <w:r w:rsidDel="00000000" w:rsidR="00000000" w:rsidRPr="00000000">
        <w:rPr>
          <w:rFonts w:ascii="Arial" w:cs="Arial" w:eastAsia="Arial" w:hAnsi="Arial"/>
          <w:b w:val="0"/>
          <w:bCs w:val="0"/>
          <w:i w:val="0"/>
          <w:iCs w:val="0"/>
          <w:smallCaps w:val="0"/>
          <w:strike w:val="0"/>
          <w:color w:val="000000"/>
          <w:sz w:val="19.935239791870117"/>
          <w:szCs w:val="19.935239791870117"/>
          <w:u w:val="none"/>
          <w:shd w:fill="auto" w:val="clear"/>
          <w:vertAlign w:val="baseline"/>
          <w:rtl w:val="0"/>
        </w:rPr>
        <w:t xml:space="preserve"> </w:t>
      </w:r>
      <w:del w:author="Nives Hüll" w:id="6" w:date="2026-04-21T09:43:16Z">
        <w:r w:rsidDel="00000000" w:rsidR="00000000" w:rsidRPr="00000000">
          <w:rPr>
            <w:rFonts w:ascii="Arial" w:cs="Arial" w:eastAsia="Arial" w:hAnsi="Arial"/>
            <w:b w:val="0"/>
            <w:bCs w:val="0"/>
            <w:i w:val="0"/>
            <w:iCs w:val="0"/>
            <w:smallCaps w:val="0"/>
            <w:strike w:val="0"/>
            <w:color w:val="000000"/>
            <w:sz w:val="19.935239791870117"/>
            <w:szCs w:val="19.935239791870117"/>
            <w:u w:val="none"/>
            <w:shd w:fill="auto" w:val="clear"/>
            <w:vertAlign w:val="baseline"/>
            <w:rtl w:val="0"/>
          </w:rPr>
          <w:delText xml:space="preserve">reliable </w:delText>
        </w:r>
      </w:del>
      <w:r w:rsidDel="00000000" w:rsidR="00000000" w:rsidRPr="00000000">
        <w:rPr>
          <w:rFonts w:ascii="Arial" w:cs="Arial" w:eastAsia="Arial" w:hAnsi="Arial"/>
          <w:b w:val="0"/>
          <w:bCs w:val="0"/>
          <w:i w:val="0"/>
          <w:iCs w:val="0"/>
          <w:smallCaps w:val="0"/>
          <w:strike w:val="0"/>
          <w:color w:val="000000"/>
          <w:sz w:val="19.935239791870117"/>
          <w:szCs w:val="19.935239791870117"/>
          <w:u w:val="none"/>
          <w:shd w:fill="auto" w:val="clear"/>
          <w:vertAlign w:val="baseline"/>
          <w:rtl w:val="0"/>
        </w:rPr>
        <w:t xml:space="preserve">Slovene Bluesky corpus </w:t>
      </w:r>
      <w:r w:rsidDel="00000000" w:rsidR="00000000" w:rsidRPr="00000000">
        <w:rPr>
          <w:rFonts w:ascii="Arial" w:cs="Arial" w:eastAsia="Arial" w:hAnsi="Arial"/>
          <w:b w:val="0"/>
          <w:bCs w:val="0"/>
          <w:i w:val="0"/>
          <w:iCs w:val="0"/>
          <w:smallCaps w:val="0"/>
          <w:strike w:val="0"/>
          <w:color w:val="000000"/>
          <w:sz w:val="20.074161529541016"/>
          <w:szCs w:val="20.074161529541016"/>
          <w:u w:val="none"/>
          <w:shd w:fill="auto" w:val="clear"/>
          <w:vertAlign w:val="baseline"/>
          <w:rtl w:val="0"/>
        </w:rPr>
        <w:t xml:space="preserve">from public data. The main challenge is not only collection, but also deciding what </w:t>
      </w:r>
      <w:r w:rsidDel="00000000" w:rsidR="00000000" w:rsidRPr="00000000">
        <w:rPr>
          <w:rFonts w:ascii="Arial" w:cs="Arial" w:eastAsia="Arial" w:hAnsi="Arial"/>
          <w:b w:val="0"/>
          <w:bCs w:val="0"/>
          <w:i w:val="0"/>
          <w:iCs w:val="0"/>
          <w:smallCaps w:val="0"/>
          <w:strike w:val="0"/>
          <w:color w:val="000000"/>
          <w:sz w:val="19.75518798828125"/>
          <w:szCs w:val="19.75518798828125"/>
          <w:u w:val="none"/>
          <w:shd w:fill="auto" w:val="clear"/>
          <w:vertAlign w:val="baseline"/>
          <w:rtl w:val="0"/>
        </w:rPr>
        <w:t xml:space="preserve">should count as a Slovene post. Language tags are useful but imperfect, and posts by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Slovene-linked users are not automatically Slovene. A defensible corpus therefore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requires both protocol-aware collection and explicit validation. </w:t>
      </w:r>
      <w:ins w:author="Nives Hüll" w:id="7" w:date="2026-04-21T09:46:12Z">
        <w:r w:rsidDel="00000000" w:rsidR="00000000" w:rsidRPr="00000000">
          <w:rPr>
            <w:sz w:val="19.92527961730957"/>
            <w:szCs w:val="19.92527961730957"/>
            <w:rtl w:val="0"/>
            <w:rPrChange w:author="Nives Hüll" w:id="8" w:date="2026-04-21T09:46:12Z">
              <w:rPr>
                <w:rFonts w:ascii="Arial" w:cs="Arial" w:eastAsia="Arial" w:hAnsi="Arial"/>
                <w:b w:val="0"/>
                <w:bCs w:val="0"/>
                <w:i w:val="0"/>
                <w:iCs w:val="0"/>
                <w:smallCaps w:val="0"/>
                <w:strike w:val="0"/>
                <w:color w:val="000000"/>
                <w:sz w:val="19.92527961730957"/>
                <w:szCs w:val="19.92527961730957"/>
                <w:u w:val="none"/>
                <w:shd w:fill="auto" w:val="clear"/>
                <w:vertAlign w:val="baseline"/>
              </w:rPr>
            </w:rPrChange>
          </w:rPr>
          <w:t xml:space="preserve">→ maybe soften this because im not sure if mine is reliable lol</w:t>
        </w:r>
      </w:ins>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6188354492188" w:line="275.88744163513184" w:lineRule="auto"/>
        <w:ind w:left="6.1823272705078125" w:right="-0.084228515625" w:firstLine="2.465438842773437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The paper asks four questions.</w:t>
      </w:r>
      <w:ins w:author="Nives Hüll" w:id="9" w:date="2026-04-21T09:46:24Z">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 </w:t>
        </w:r>
        <w:r w:rsidDel="00000000" w:rsidR="00000000" w:rsidRPr="00000000">
          <w:rPr>
            <w:sz w:val="19.725021362304688"/>
            <w:szCs w:val="19.725021362304688"/>
            <w:rtl w:val="0"/>
            <w:rPrChange w:author="Nives Hüll" w:id="10" w:date="2026-04-21T09:46:24Z">
              <w:rPr>
                <w:rFonts w:ascii="Arial" w:cs="Arial" w:eastAsia="Arial" w:hAnsi="Arial"/>
                <w:b w:val="0"/>
                <w:bCs w:val="0"/>
                <w:i w:val="0"/>
                <w:iCs w:val="0"/>
                <w:smallCaps w:val="0"/>
                <w:strike w:val="0"/>
                <w:color w:val="000000"/>
                <w:sz w:val="19.725021362304688"/>
                <w:szCs w:val="19.725021362304688"/>
                <w:u w:val="none"/>
                <w:shd w:fill="auto" w:val="clear"/>
                <w:vertAlign w:val="baseline"/>
              </w:rPr>
            </w:rPrChange>
          </w:rPr>
          <w:t xml:space="preserve">→ rephrase this, i dont like it now. Maybe less personal, more passive voice?</w:t>
        </w:r>
      </w:ins>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 First</w:t>
      </w:r>
      <w:ins w:author="Nives Hüll" w:id="11" w:date="2026-04-21T09:46:53Z">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ly</w:t>
        </w:r>
      </w:ins>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 can a usable Slovene Bluesky corpus be built from public ATProto data? Second</w:t>
      </w:r>
      <w:ins w:author="Nives Hüll" w:id="12" w:date="2026-04-21T09:46:56Z">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ly</w:t>
        </w:r>
      </w:ins>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 how far can collection move beyond a simple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langs=sl </w:t>
      </w:r>
      <w:r w:rsidDel="00000000" w:rsidR="00000000" w:rsidRPr="00000000">
        <w:rPr>
          <w:rFonts w:ascii="Arial" w:cs="Arial" w:eastAsia="Arial" w:hAnsi="Arial"/>
          <w:b w:val="0"/>
          <w:bCs w:val="0"/>
          <w:i w:val="0"/>
          <w:iCs w:val="0"/>
          <w:smallCaps w:val="0"/>
          <w:strike w:val="0"/>
          <w:color w:val="000000"/>
          <w:sz w:val="19.895368576049805"/>
          <w:szCs w:val="19.895368576049805"/>
          <w:u w:val="none"/>
          <w:shd w:fill="auto" w:val="clear"/>
          <w:vertAlign w:val="baseline"/>
          <w:rtl w:val="0"/>
        </w:rPr>
        <w:t xml:space="preserve">strategy? Third</w:t>
      </w:r>
      <w:ins w:author="Nives Hüll" w:id="13" w:date="2026-04-21T09:46:59Z">
        <w:r w:rsidDel="00000000" w:rsidR="00000000" w:rsidRPr="00000000">
          <w:rPr>
            <w:rFonts w:ascii="Arial" w:cs="Arial" w:eastAsia="Arial" w:hAnsi="Arial"/>
            <w:b w:val="0"/>
            <w:bCs w:val="0"/>
            <w:i w:val="0"/>
            <w:iCs w:val="0"/>
            <w:smallCaps w:val="0"/>
            <w:strike w:val="0"/>
            <w:color w:val="000000"/>
            <w:sz w:val="19.895368576049805"/>
            <w:szCs w:val="19.895368576049805"/>
            <w:u w:val="none"/>
            <w:shd w:fill="auto" w:val="clear"/>
            <w:vertAlign w:val="baseline"/>
            <w:rtl w:val="0"/>
          </w:rPr>
          <w:t xml:space="preserve">ly</w:t>
        </w:r>
      </w:ins>
      <w:r w:rsidDel="00000000" w:rsidR="00000000" w:rsidRPr="00000000">
        <w:rPr>
          <w:rFonts w:ascii="Arial" w:cs="Arial" w:eastAsia="Arial" w:hAnsi="Arial"/>
          <w:b w:val="0"/>
          <w:bCs w:val="0"/>
          <w:i w:val="0"/>
          <w:iCs w:val="0"/>
          <w:smallCaps w:val="0"/>
          <w:strike w:val="0"/>
          <w:color w:val="000000"/>
          <w:sz w:val="19.895368576049805"/>
          <w:szCs w:val="19.895368576049805"/>
          <w:u w:val="none"/>
          <w:shd w:fill="auto" w:val="clear"/>
          <w:vertAlign w:val="baseline"/>
          <w:rtl w:val="0"/>
        </w:rPr>
        <w:t xml:space="preserve">, which inclusion rules are reliable enough for a main corpus? Fourth</w:t>
      </w:r>
      <w:ins w:author="Nives Hüll" w:id="14" w:date="2026-04-21T09:47:05Z">
        <w:r w:rsidDel="00000000" w:rsidR="00000000" w:rsidRPr="00000000">
          <w:rPr>
            <w:rFonts w:ascii="Arial" w:cs="Arial" w:eastAsia="Arial" w:hAnsi="Arial"/>
            <w:b w:val="0"/>
            <w:bCs w:val="0"/>
            <w:i w:val="0"/>
            <w:iCs w:val="0"/>
            <w:smallCaps w:val="0"/>
            <w:strike w:val="0"/>
            <w:color w:val="000000"/>
            <w:sz w:val="19.895368576049805"/>
            <w:szCs w:val="19.895368576049805"/>
            <w:u w:val="none"/>
            <w:shd w:fill="auto" w:val="clear"/>
            <w:vertAlign w:val="baseline"/>
            <w:rtl w:val="0"/>
          </w:rPr>
          <w:t xml:space="preserve">ly</w:t>
        </w:r>
      </w:ins>
      <w:r w:rsidDel="00000000" w:rsidR="00000000" w:rsidRPr="00000000">
        <w:rPr>
          <w:rFonts w:ascii="Arial" w:cs="Arial" w:eastAsia="Arial" w:hAnsi="Arial"/>
          <w:b w:val="0"/>
          <w:bCs w:val="0"/>
          <w:i w:val="0"/>
          <w:iCs w:val="0"/>
          <w:smallCaps w:val="0"/>
          <w:strike w:val="0"/>
          <w:color w:val="000000"/>
          <w:sz w:val="19.895368576049805"/>
          <w:szCs w:val="19.895368576049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what are the basic properties of the resulting corpus?</w:t>
      </w:r>
      <w:ins w:author="Nives Hüll" w:id="15" w:date="2026-04-21T09:47:06Z">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 </w:t>
        </w:r>
        <w:r w:rsidDel="00000000" w:rsidR="00000000" w:rsidRPr="00000000">
          <w:rPr>
            <w:sz w:val="19.92527961730957"/>
            <w:szCs w:val="19.92527961730957"/>
            <w:rtl w:val="0"/>
            <w:rPrChange w:author="Nives Hüll" w:id="16" w:date="2026-04-21T09:47:06Z">
              <w:rPr>
                <w:rFonts w:ascii="Arial" w:cs="Arial" w:eastAsia="Arial" w:hAnsi="Arial"/>
                <w:b w:val="0"/>
                <w:bCs w:val="0"/>
                <w:i w:val="0"/>
                <w:iCs w:val="0"/>
                <w:smallCaps w:val="0"/>
                <w:strike w:val="0"/>
                <w:color w:val="000000"/>
                <w:sz w:val="19.92527961730957"/>
                <w:szCs w:val="19.92527961730957"/>
                <w:u w:val="none"/>
                <w:shd w:fill="auto" w:val="clear"/>
                <w:vertAlign w:val="baseline"/>
              </w:rPr>
            </w:rPrChange>
          </w:rPr>
          <w:t xml:space="preserve">→ is it first, second, or firstly etc.?</w:t>
        </w:r>
      </w:ins>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72798347473145" w:lineRule="auto"/>
        <w:ind w:left="3.78997802734375" w:right="1.375732421875" w:firstLine="5.080947875976562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The main contribution of the paper is methodological. It presents a multi-PDS, ATProto-based workflow for recovering currently available public posts, combines </w:t>
      </w:r>
      <w:r w:rsidDel="00000000" w:rsidR="00000000" w:rsidRPr="00000000">
        <w:rPr>
          <w:rFonts w:ascii="Arial" w:cs="Arial" w:eastAsia="Arial" w:hAnsi="Arial"/>
          <w:b w:val="0"/>
          <w:bCs w:val="0"/>
          <w:i w:val="0"/>
          <w:iCs w:val="0"/>
          <w:smallCaps w:val="0"/>
          <w:strike w:val="0"/>
          <w:color w:val="000000"/>
          <w:sz w:val="19.785310745239258"/>
          <w:szCs w:val="19.785310745239258"/>
          <w:u w:val="none"/>
          <w:shd w:fill="auto" w:val="clear"/>
          <w:vertAlign w:val="baseline"/>
          <w:rtl w:val="0"/>
        </w:rPr>
        <w:t xml:space="preserve">full-history account backfill with conservative post-level language filtering, and docu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ments the validation decisions that lead to the final corpus definition. </w:t>
      </w:r>
      <w:ins w:author="Nives Hüll" w:id="17" w:date="2026-04-21T09:47:30Z">
        <w:r w:rsidDel="00000000" w:rsidR="00000000" w:rsidRPr="00000000">
          <w:rPr>
            <w:sz w:val="19.92527961730957"/>
            <w:szCs w:val="19.92527961730957"/>
            <w:rtl w:val="0"/>
            <w:rPrChange w:author="Nives Hüll" w:id="18" w:date="2026-04-21T09:47:30Z">
              <w:rPr>
                <w:rFonts w:ascii="Arial" w:cs="Arial" w:eastAsia="Arial" w:hAnsi="Arial"/>
                <w:b w:val="0"/>
                <w:bCs w:val="0"/>
                <w:i w:val="0"/>
                <w:iCs w:val="0"/>
                <w:smallCaps w:val="0"/>
                <w:strike w:val="0"/>
                <w:color w:val="000000"/>
                <w:sz w:val="19.92527961730957"/>
                <w:szCs w:val="19.92527961730957"/>
                <w:u w:val="none"/>
                <w:shd w:fill="auto" w:val="clear"/>
                <w:vertAlign w:val="baseline"/>
              </w:rPr>
            </w:rPrChange>
          </w:rPr>
          <w:t xml:space="preserve">→ dont give that much emphasis i genuinely didnt know what we were doing, a llm has done the things so maybe im not that very sure hah</w:t>
        </w:r>
      </w:ins>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604736328125" w:line="240" w:lineRule="auto"/>
        <w:ind w:left="13.8204956054687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2 R E LAT ED WORK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201904296875" w:line="240" w:lineRule="auto"/>
        <w:ind w:left="13.8204956054687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2 . 1 Sloven e l an gu a ge resou rces and soci al -m edi a co rpo ra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242919921875" w:line="274.64552879333496" w:lineRule="auto"/>
        <w:ind w:left="17.909164428710938" w:right="18.233642578125" w:hanging="12.434463500976562"/>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Written standard Slovene is well served by reference resources. Gigafida 2.0 (Krek et al., 2020a; Krek et al., 2019) is the main reference corpus (1.2 billion tokens of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newspaper, web, and book text, with automatic morphosyntactic annotation); ssj500k </w:t>
      </w:r>
      <w:r w:rsidDel="00000000" w:rsidR="00000000" w:rsidRPr="00000000">
        <w:rPr>
          <w:rFonts w:ascii="Arial" w:cs="Arial" w:eastAsia="Arial" w:hAnsi="Arial"/>
          <w:b w:val="0"/>
          <w:bCs w:val="0"/>
          <w:i w:val="0"/>
          <w:iCs w:val="0"/>
          <w:smallCaps w:val="0"/>
          <w:strike w:val="0"/>
          <w:color w:val="000000"/>
          <w:sz w:val="20.034568786621094"/>
          <w:szCs w:val="20.034568786621094"/>
          <w:u w:val="none"/>
          <w:shd w:fill="auto" w:val="clear"/>
          <w:vertAlign w:val="baseline"/>
          <w:rtl w:val="0"/>
        </w:rPr>
        <w:t xml:space="preserve">(Krek et al., 2020b) provides gold-standard morphosyntactically annotated training </w:t>
      </w:r>
      <w:r w:rsidDel="00000000" w:rsidR="00000000" w:rsidRPr="00000000">
        <w:rPr>
          <w:rFonts w:ascii="Arial" w:cs="Arial" w:eastAsia="Arial" w:hAnsi="Arial"/>
          <w:b w:val="0"/>
          <w:bCs w:val="0"/>
          <w:i w:val="0"/>
          <w:iCs w:val="0"/>
          <w:smallCaps w:val="0"/>
          <w:strike w:val="0"/>
          <w:color w:val="000000"/>
          <w:sz w:val="20.014741897583008"/>
          <w:szCs w:val="20.014741897583008"/>
          <w:u w:val="none"/>
          <w:shd w:fill="auto" w:val="clear"/>
          <w:vertAlign w:val="baseline"/>
          <w:rtl w:val="0"/>
        </w:rPr>
        <w:t xml:space="preserve">data; siParl 3.0 (Pančur et al., 2022) covers parliamentary proceedings. The broader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methodological context is surveyed in Gorjanc and Krek (2005).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1552734375" w:line="275.2122688293457" w:lineRule="auto"/>
        <w:ind w:left="8.357009887695312" w:right="-10.552978515625" w:firstLine="0.51391601562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The most directly relevant prior work is the JANES project (</w:t>
      </w:r>
      <w:r w:rsidDel="00000000" w:rsidR="00000000" w:rsidRPr="00000000">
        <w:rPr>
          <w:rFonts w:ascii="Oi" w:cs="Oi" w:eastAsia="Oi" w:hAnsi="Oi"/>
          <w:b w:val="0"/>
          <w:bCs w:val="0"/>
          <w:i w:val="1"/>
          <w:iCs w:val="1"/>
          <w:smallCaps w:val="0"/>
          <w:strike w:val="0"/>
          <w:color w:val="000000"/>
          <w:sz w:val="20.123546600341797"/>
          <w:szCs w:val="20.123546600341797"/>
          <w:u w:val="none"/>
          <w:shd w:fill="auto" w:val="clear"/>
          <w:vertAlign w:val="baseline"/>
          <w:rtl w:val="0"/>
        </w:rPr>
        <w:t xml:space="preserve">Jezikovna analiza ne standardne slovenščine</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 which produced the first corpus of Slovene computer </w:t>
      </w:r>
      <w:r w:rsidDel="00000000" w:rsidR="00000000" w:rsidRPr="00000000">
        <w:rPr>
          <w:rFonts w:ascii="Arial" w:cs="Arial" w:eastAsia="Arial" w:hAnsi="Arial"/>
          <w:b w:val="0"/>
          <w:bCs w:val="0"/>
          <w:i w:val="0"/>
          <w:iCs w:val="0"/>
          <w:smallCaps w:val="0"/>
          <w:strike w:val="0"/>
          <w:color w:val="000000"/>
          <w:sz w:val="19.855417251586914"/>
          <w:szCs w:val="19.855417251586914"/>
          <w:u w:val="none"/>
          <w:shd w:fill="auto" w:val="clear"/>
          <w:vertAlign w:val="baseline"/>
          <w:rtl w:val="0"/>
        </w:rPr>
        <w:t xml:space="preserve">mediated communication, drawing primarily on Twitter but also covering news com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ments and forum posts (Erjavec et al., 2019). JANES demonstrated both the feasibility </w:t>
      </w:r>
      <w:r w:rsidDel="00000000" w:rsidR="00000000" w:rsidRPr="00000000">
        <w:rPr>
          <w:rFonts w:ascii="Arial" w:cs="Arial" w:eastAsia="Arial" w:hAnsi="Arial"/>
          <w:b w:val="0"/>
          <w:bCs w:val="0"/>
          <w:i w:val="0"/>
          <w:iCs w:val="0"/>
          <w:smallCaps w:val="0"/>
          <w:strike w:val="0"/>
          <w:color w:val="000000"/>
          <w:sz w:val="19.835412979125977"/>
          <w:szCs w:val="19.835412979125977"/>
          <w:u w:val="none"/>
          <w:shd w:fill="auto" w:val="clear"/>
          <w:vertAlign w:val="baseline"/>
          <w:rtl w:val="0"/>
        </w:rPr>
        <w:t xml:space="preserve">of building Slovene social-media corpora and the specific challenges they pose: non </w:t>
      </w:r>
      <w:r w:rsidDel="00000000" w:rsidR="00000000" w:rsidRPr="00000000">
        <w:rPr>
          <w:rFonts w:ascii="Arial" w:cs="Arial" w:eastAsia="Arial" w:hAnsi="Arial"/>
          <w:b w:val="0"/>
          <w:bCs w:val="0"/>
          <w:i w:val="0"/>
          <w:iCs w:val="0"/>
          <w:smallCaps w:val="0"/>
          <w:strike w:val="0"/>
          <w:color w:val="000000"/>
          <w:sz w:val="19.77527618408203"/>
          <w:szCs w:val="19.77527618408203"/>
          <w:u w:val="none"/>
          <w:shd w:fill="auto" w:val="clear"/>
          <w:vertAlign w:val="baseline"/>
          <w:rtl w:val="0"/>
        </w:rPr>
        <w:t xml:space="preserve">standard spelling, code-switching, short texts, and unreliable platform language tags.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The present corpus continues in this tradition, shifting the target platform from Twitter </w:t>
      </w:r>
      <w:r w:rsidDel="00000000" w:rsidR="00000000" w:rsidRPr="00000000">
        <w:rPr>
          <w:rFonts w:ascii="Arial" w:cs="Arial" w:eastAsia="Arial" w:hAnsi="Arial"/>
          <w:b w:val="0"/>
          <w:bCs w:val="0"/>
          <w:i w:val="0"/>
          <w:iCs w:val="0"/>
          <w:smallCaps w:val="0"/>
          <w:strike w:val="0"/>
          <w:color w:val="000000"/>
          <w:sz w:val="20.064271926879883"/>
          <w:szCs w:val="20.064271926879883"/>
          <w:u w:val="none"/>
          <w:shd w:fill="auto" w:val="clear"/>
          <w:vertAlign w:val="baseline"/>
          <w:rtl w:val="0"/>
        </w:rPr>
        <w:t xml:space="preserve">to Bluesky and dealing with a community that has formed largely as a direct conse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quence of Twitter’s decline. </w:t>
      </w:r>
      <w:ins w:author="Nives Hüll" w:id="19" w:date="2026-04-21T09:49:11Z">
        <w:r w:rsidDel="00000000" w:rsidR="00000000" w:rsidRPr="00000000">
          <w:rPr>
            <w:sz w:val="19.92527961730957"/>
            <w:szCs w:val="19.92527961730957"/>
            <w:rtl w:val="0"/>
            <w:rPrChange w:author="Nives Hüll" w:id="20" w:date="2026-04-21T09:49:11Z">
              <w:rPr>
                <w:rFonts w:ascii="Arial" w:cs="Arial" w:eastAsia="Arial" w:hAnsi="Arial"/>
                <w:b w:val="0"/>
                <w:bCs w:val="0"/>
                <w:i w:val="0"/>
                <w:iCs w:val="0"/>
                <w:smallCaps w:val="0"/>
                <w:strike w:val="0"/>
                <w:color w:val="000000"/>
                <w:sz w:val="19.92527961730957"/>
                <w:szCs w:val="19.92527961730957"/>
                <w:u w:val="none"/>
                <w:shd w:fill="auto" w:val="clear"/>
                <w:vertAlign w:val="baseline"/>
              </w:rPr>
            </w:rPrChange>
          </w:rPr>
          <w:t xml:space="preserve">→ this maybe soften, its not that big at all and not that important, im just some individual and there were a lot and important people in doing janes</w:t>
        </w:r>
      </w:ins>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60888671875" w:line="240" w:lineRule="auto"/>
        <w:ind w:left="13.8204956054687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2 . 2 Blu esk y and ATP roto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2459716796875" w:line="273.8375186920166" w:lineRule="auto"/>
        <w:ind w:left="6.371307373046875" w:right="22.5677490234375" w:firstLine="2.4996185302734375"/>
        <w:jc w:val="both"/>
        <w:rPr>
          <w:ins w:author="Nives Hüll" w:id="23" w:date="2026-04-21T14:02:00Z"/>
          <w:sz w:val="20.093931198120117"/>
          <w:szCs w:val="20.093931198120117"/>
          <w:rPrChange w:author="Nives Hüll" w:id="24" w:date="2026-04-21T14:02:00Z">
            <w:rPr>
              <w:rFonts w:ascii="Arial" w:cs="Arial" w:eastAsia="Arial" w:hAnsi="Arial"/>
              <w:b w:val="0"/>
              <w:bCs w:val="0"/>
              <w:i w:val="0"/>
              <w:iCs w:val="0"/>
              <w:smallCaps w:val="0"/>
              <w:strike w:val="0"/>
              <w:color w:val="000000"/>
              <w:sz w:val="20.093931198120117"/>
              <w:szCs w:val="20.093931198120117"/>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The migration of users from</w:t>
      </w:r>
      <w:r w:rsidDel="00000000" w:rsidR="00000000" w:rsidRPr="00000000">
        <w:rPr>
          <w:sz w:val="20.123546600341797"/>
          <w:szCs w:val="20.123546600341797"/>
          <w:rtl w:val="0"/>
        </w:rPr>
        <w:t xml:space="preserve">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X </w:t>
      </w:r>
      <w:ins w:author="Nives Hüll" w:id="21" w:date="2026-04-21T14:01:36Z">
        <w:r w:rsidDel="00000000" w:rsidR="00000000" w:rsidRPr="00000000">
          <w:rPr>
            <w:sz w:val="20.123546600341797"/>
            <w:szCs w:val="20.123546600341797"/>
            <w:rtl w:val="0"/>
            <w:rPrChange w:author="Nives Hüll" w:id="22" w:date="2026-04-21T14:01:36Z">
              <w:rPr>
                <w:rFonts w:ascii="Arial" w:cs="Arial" w:eastAsia="Arial" w:hAnsi="Arial"/>
                <w:b w:val="0"/>
                <w:bCs w:val="0"/>
                <w:i w:val="0"/>
                <w:iCs w:val="0"/>
                <w:smallCaps w:val="0"/>
                <w:strike w:val="0"/>
                <w:color w:val="000000"/>
                <w:sz w:val="20.123546600341797"/>
                <w:szCs w:val="20.123546600341797"/>
                <w:u w:val="none"/>
                <w:shd w:fill="auto" w:val="clear"/>
                <w:vertAlign w:val="baseline"/>
              </w:rPr>
            </w:rPrChange>
          </w:rPr>
          <w:t xml:space="preserve">(formerly Twitter) </w:t>
        </w:r>
      </w:ins>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to alternative platforms accelerated sharply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after Elon Musk’s acquisition of Twitter in late 2022 and intensified further around the </w:t>
      </w:r>
      <w:r w:rsidDel="00000000" w:rsidR="00000000" w:rsidRPr="00000000">
        <w:rPr>
          <w:rFonts w:ascii="Arial" w:cs="Arial" w:eastAsia="Arial" w:hAnsi="Arial"/>
          <w:b w:val="0"/>
          <w:bCs w:val="0"/>
          <w:i w:val="0"/>
          <w:iCs w:val="0"/>
          <w:smallCaps w:val="0"/>
          <w:strike w:val="0"/>
          <w:color w:val="000000"/>
          <w:sz w:val="20.093931198120117"/>
          <w:szCs w:val="20.093931198120117"/>
          <w:u w:val="none"/>
          <w:shd w:fill="auto" w:val="clear"/>
          <w:vertAlign w:val="baseline"/>
          <w:rtl w:val="0"/>
        </w:rPr>
        <w:t xml:space="preserve">2024 US presidential election. </w:t>
      </w:r>
      <w:ins w:author="Nives Hüll" w:id="23" w:date="2026-04-21T14:02:00Z">
        <w:r w:rsidDel="00000000" w:rsidR="00000000" w:rsidRPr="00000000">
          <w:rPr>
            <w:sz w:val="20.093931198120117"/>
            <w:szCs w:val="20.093931198120117"/>
            <w:rtl w:val="0"/>
            <w:rPrChange w:author="Nives Hüll" w:id="24" w:date="2026-04-21T14:02:00Z">
              <w:rPr>
                <w:rFonts w:ascii="Arial" w:cs="Arial" w:eastAsia="Arial" w:hAnsi="Arial"/>
                <w:b w:val="0"/>
                <w:bCs w:val="0"/>
                <w:i w:val="0"/>
                <w:iCs w:val="0"/>
                <w:smallCaps w:val="0"/>
                <w:strike w:val="0"/>
                <w:color w:val="000000"/>
                <w:sz w:val="20.093931198120117"/>
                <w:szCs w:val="20.093931198120117"/>
                <w:u w:val="none"/>
                <w:shd w:fill="auto" w:val="clear"/>
                <w:vertAlign w:val="baseline"/>
              </w:rPr>
            </w:rPrChange>
          </w:rPr>
          <w:t xml:space="preserve">– give some sources for this maybe? Some online stats</w:t>
        </w:r>
      </w:ins>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2459716796875" w:line="273.8375186920166" w:lineRule="auto"/>
        <w:ind w:left="6.371307373046875" w:right="22.5677490234375" w:firstLine="2.4996185302734375"/>
        <w:jc w:val="both"/>
        <w:rPr>
          <w:ins w:author="Nives Hüll" w:id="25" w:date="2026-04-21T14:02:15Z"/>
          <w:sz w:val="20.123546600341797"/>
          <w:szCs w:val="20.123546600341797"/>
          <w:rPrChange w:author="Nives Hüll" w:id="26" w:date="2026-04-21T14:02:15Z">
            <w:rPr>
              <w:rFonts w:ascii="Arial" w:cs="Arial" w:eastAsia="Arial" w:hAnsi="Arial"/>
              <w:b w:val="0"/>
              <w:bCs w:val="0"/>
              <w:i w:val="0"/>
              <w:iCs w:val="0"/>
              <w:smallCaps w:val="0"/>
              <w:strike w:val="0"/>
              <w:color w:val="000000"/>
              <w:sz w:val="20.123546600341797"/>
              <w:szCs w:val="20.123546600341797"/>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0.093931198120117"/>
          <w:szCs w:val="20.093931198120117"/>
          <w:u w:val="none"/>
          <w:shd w:fill="auto" w:val="clear"/>
          <w:vertAlign w:val="baseline"/>
          <w:rtl w:val="0"/>
        </w:rPr>
        <w:t xml:space="preserve">Bluesky became the main destination for a segment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of this migration — partly because its interface is close to what Twitter users were familiar with, making it considerably more accessible than federated alternatives such as Mastodon, which require users to choose a server instance and navigate inter-instance social friction.</w:t>
      </w:r>
      <w:ins w:author="Nives Hüll" w:id="25" w:date="2026-04-21T14:02:15Z">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 - again add source for how masto</w:t>
        </w:r>
        <w:r w:rsidDel="00000000" w:rsidR="00000000" w:rsidRPr="00000000">
          <w:rPr>
            <w:sz w:val="20.123546600341797"/>
            <w:szCs w:val="20.123546600341797"/>
            <w:rtl w:val="0"/>
            <w:rPrChange w:author="Nives Hüll" w:id="26" w:date="2026-04-21T14:02:15Z">
              <w:rPr>
                <w:rFonts w:ascii="Arial" w:cs="Arial" w:eastAsia="Arial" w:hAnsi="Arial"/>
                <w:b w:val="0"/>
                <w:bCs w:val="0"/>
                <w:i w:val="0"/>
                <w:iCs w:val="0"/>
                <w:smallCaps w:val="0"/>
                <w:strike w:val="0"/>
                <w:color w:val="000000"/>
                <w:sz w:val="20.123546600341797"/>
                <w:szCs w:val="20.123546600341797"/>
                <w:u w:val="none"/>
                <w:shd w:fill="auto" w:val="clear"/>
                <w:vertAlign w:val="baseline"/>
              </w:rPr>
            </w:rPrChange>
          </w:rPr>
          <w:t xml:space="preserve">don works, or something scientific enough. But not too deep</w:t>
        </w:r>
      </w:ins>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2459716796875" w:line="273.8375186920166" w:lineRule="auto"/>
        <w:ind w:left="6.371307373046875" w:right="22.5677490234375" w:firstLine="2.499618530273437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 The corpus collected for this study directly captures </w:t>
      </w:r>
      <w:r w:rsidDel="00000000" w:rsidR="00000000" w:rsidRPr="00000000">
        <w:rPr>
          <w:rFonts w:ascii="Arial" w:cs="Arial" w:eastAsia="Arial" w:hAnsi="Arial"/>
          <w:b w:val="0"/>
          <w:bCs w:val="0"/>
          <w:i w:val="0"/>
          <w:iCs w:val="0"/>
          <w:smallCaps w:val="0"/>
          <w:strike w:val="0"/>
          <w:color w:val="000000"/>
          <w:sz w:val="20.10380744934082"/>
          <w:szCs w:val="20.10380744934082"/>
          <w:u w:val="none"/>
          <w:shd w:fill="auto" w:val="clear"/>
          <w:vertAlign w:val="baseline"/>
          <w:rtl w:val="0"/>
        </w:rPr>
        <w:t xml:space="preserve">the consequences of this shift, visible as a sharp late-2024 increase in Slovene post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volume and a concentration of authors’ first included posts in late 2024 (Section 5). </w:t>
      </w:r>
      <w:ins w:author="Nives Hüll" w:id="27" w:date="2026-04-21T14:02:47Z">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 </w:t>
        </w:r>
        <w:r w:rsidDel="00000000" w:rsidR="00000000" w:rsidRPr="00000000">
          <w:rPr>
            <w:sz w:val="19.92527961730957"/>
            <w:szCs w:val="19.92527961730957"/>
            <w:rtl w:val="0"/>
            <w:rPrChange w:author="Nives Hüll" w:id="28" w:date="2026-04-21T14:02:47Z">
              <w:rPr>
                <w:rFonts w:ascii="Arial" w:cs="Arial" w:eastAsia="Arial" w:hAnsi="Arial"/>
                <w:b w:val="0"/>
                <w:bCs w:val="0"/>
                <w:i w:val="0"/>
                <w:iCs w:val="0"/>
                <w:smallCaps w:val="0"/>
                <w:strike w:val="0"/>
                <w:color w:val="000000"/>
                <w:sz w:val="19.92527961730957"/>
                <w:szCs w:val="19.92527961730957"/>
                <w:u w:val="none"/>
                <w:shd w:fill="auto" w:val="clear"/>
                <w:vertAlign w:val="baseline"/>
              </w:rPr>
            </w:rPrChange>
          </w:rPr>
          <w:t xml:space="preserve">→ this part i dont like, i wouldnt say it so</w:t>
        </w:r>
      </w:ins>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4149780273438" w:line="273.1625747680664" w:lineRule="auto"/>
        <w:ind w:left="13.437957763671875" w:right="2.3150634765625" w:hanging="4.5670318603515625"/>
        <w:jc w:val="left"/>
        <w:rPr>
          <w:rFonts w:ascii="Arial" w:cs="Arial" w:eastAsia="Arial" w:hAnsi="Arial"/>
          <w:b w:val="0"/>
          <w:bCs w:val="0"/>
          <w:i w:val="0"/>
          <w:iCs w:val="0"/>
          <w:smallCaps w:val="0"/>
          <w:strike w:val="0"/>
          <w:color w:val="000000"/>
          <w:sz w:val="20.123546600341797"/>
          <w:szCs w:val="20.1235466003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Technically, Bluesky is built on the AT Protocol (ATProto), a federated specification that separates identity from hosting: user identities are globally portable DIDs (de-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71224784851074" w:lineRule="auto"/>
        <w:ind w:left="17.542572021484375" w:right="-0.902099609375" w:firstLine="0.2932739257812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4447364807129"/>
          <w:szCs w:val="20.04447364807129"/>
          <w:u w:val="none"/>
          <w:shd w:fill="auto" w:val="clear"/>
          <w:vertAlign w:val="baseline"/>
          <w:rtl w:val="0"/>
        </w:rPr>
        <w:t xml:space="preserve">centralised identifiers) resolved through a public directory, and posts are stored on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independently operated Personal Data Servers (Bluesky PBLLC, 2023). From a corpus collection standpoint, ATProto has one decisive advantage over proprietary platforms: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all public content is accessible via a network-wide event firehose and per-account </w:t>
      </w:r>
      <w:r w:rsidDel="00000000" w:rsidR="00000000" w:rsidRPr="00000000">
        <w:rPr>
          <w:rFonts w:ascii="Arial" w:cs="Arial" w:eastAsia="Arial" w:hAnsi="Arial"/>
          <w:b w:val="0"/>
          <w:bCs w:val="0"/>
          <w:i w:val="0"/>
          <w:iCs w:val="0"/>
          <w:smallCaps w:val="0"/>
          <w:strike w:val="0"/>
          <w:color w:val="000000"/>
          <w:sz w:val="20.093931198120117"/>
          <w:szCs w:val="20.093931198120117"/>
          <w:u w:val="none"/>
          <w:shd w:fill="auto" w:val="clear"/>
          <w:vertAlign w:val="baseline"/>
          <w:rtl w:val="0"/>
        </w:rPr>
        <w:t xml:space="preserve">repository endpoints, without API quotas or paywalls. This makes collection repro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ducible at low cost, and the DID resolution mechanism allows a collector to follow </w:t>
      </w:r>
      <w:r w:rsidDel="00000000" w:rsidR="00000000" w:rsidRPr="00000000">
        <w:rPr>
          <w:rFonts w:ascii="Arial" w:cs="Arial" w:eastAsia="Arial" w:hAnsi="Arial"/>
          <w:b w:val="0"/>
          <w:bCs w:val="0"/>
          <w:i w:val="0"/>
          <w:iCs w:val="0"/>
          <w:smallCaps w:val="0"/>
          <w:strike w:val="0"/>
          <w:color w:val="000000"/>
          <w:sz w:val="19.875404357910156"/>
          <w:szCs w:val="19.875404357910156"/>
          <w:u w:val="none"/>
          <w:shd w:fill="auto" w:val="clear"/>
          <w:vertAlign w:val="baseline"/>
          <w:rtl w:val="0"/>
        </w:rPr>
        <w:t xml:space="preserve">an account regardless of which PDS hosts it — a property exploited by the multi-PDS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collection approach described in this paper.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0576171875" w:line="274.6500778198242" w:lineRule="auto"/>
        <w:ind w:left="14.561767578125" w:right="20.91796875" w:firstLine="12.28988647460937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Existing empirical work on Bluesky has so far operated at large scale and focused primarily on English-language content and network-level phenomena: Failla and </w:t>
      </w:r>
      <w:r w:rsidDel="00000000" w:rsidR="00000000" w:rsidRPr="00000000">
        <w:rPr>
          <w:rFonts w:ascii="Arial" w:cs="Arial" w:eastAsia="Arial" w:hAnsi="Arial"/>
          <w:b w:val="0"/>
          <w:bCs w:val="0"/>
          <w:i w:val="0"/>
          <w:iCs w:val="0"/>
          <w:smallCaps w:val="0"/>
          <w:strike w:val="0"/>
          <w:color w:val="000000"/>
          <w:sz w:val="19.875404357910156"/>
          <w:szCs w:val="19.875404357910156"/>
          <w:u w:val="none"/>
          <w:shd w:fill="auto" w:val="clear"/>
          <w:vertAlign w:val="baseline"/>
          <w:rtl w:val="0"/>
        </w:rPr>
        <w:t xml:space="preserve">Rossetti (2024) assembled a dataset of 235 million posts from over four million users </w:t>
      </w:r>
      <w:r w:rsidDel="00000000" w:rsidR="00000000" w:rsidRPr="00000000">
        <w:rPr>
          <w:rFonts w:ascii="Arial" w:cs="Arial" w:eastAsia="Arial" w:hAnsi="Arial"/>
          <w:b w:val="0"/>
          <w:bCs w:val="0"/>
          <w:i w:val="0"/>
          <w:iCs w:val="0"/>
          <w:smallCaps w:val="0"/>
          <w:strike w:val="0"/>
          <w:color w:val="000000"/>
          <w:sz w:val="19.965089797973633"/>
          <w:szCs w:val="19.965089797973633"/>
          <w:u w:val="none"/>
          <w:shd w:fill="auto" w:val="clear"/>
          <w:vertAlign w:val="baseline"/>
          <w:rtl w:val="0"/>
        </w:rPr>
        <w:t xml:space="preserve">for platform-wide behavioural analysis, while Quelle and Bovet (2025) used Bluesky </w:t>
      </w:r>
      <w:r w:rsidDel="00000000" w:rsidR="00000000" w:rsidRPr="00000000">
        <w:rPr>
          <w:rFonts w:ascii="Arial" w:cs="Arial" w:eastAsia="Arial" w:hAnsi="Arial"/>
          <w:b w:val="0"/>
          <w:bCs w:val="0"/>
          <w:i w:val="0"/>
          <w:iCs w:val="0"/>
          <w:smallCaps w:val="0"/>
          <w:strike w:val="0"/>
          <w:color w:val="000000"/>
          <w:sz w:val="19.97502899169922"/>
          <w:szCs w:val="19.97502899169922"/>
          <w:u w:val="none"/>
          <w:shd w:fill="auto" w:val="clear"/>
          <w:vertAlign w:val="baseline"/>
          <w:rtl w:val="0"/>
        </w:rPr>
        <w:t xml:space="preserve">data to characterise network topology and political polarization. Language-specific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corpus construction for a smaller community on ATProto has not previously been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reported in the literature.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630126953125" w:line="240" w:lineRule="auto"/>
        <w:ind w:left="13.8204956054687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2 . 3 L an gu a ge id en ti fication in co rpus const ruc 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685546875" w:line="274.9581241607666" w:lineRule="auto"/>
        <w:ind w:left="13.246688842773438" w:right="-10.8599853515625" w:firstLine="12.887649536132812"/>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Building a language-specific corpus from a multilingual stream typically combines two signals: platform-supplied language metadata and automatic language identification.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Neither is reliable on its own. Platform metadata is user- or app-generated: in the present corpus, 41.4% of posts carry both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sl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en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tags, almost entirely because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Bluesky’s default interface language is English, not because the posts are bilingual. Au tomatic language identification tools—langid.py (Lui &amp; Baldwin, 2012) and langdetect </w:t>
      </w:r>
      <w:r w:rsidDel="00000000" w:rsidR="00000000" w:rsidRPr="00000000">
        <w:rPr>
          <w:rFonts w:ascii="Arial" w:cs="Arial" w:eastAsia="Arial" w:hAnsi="Arial"/>
          <w:b w:val="0"/>
          <w:bCs w:val="0"/>
          <w:i w:val="0"/>
          <w:iCs w:val="0"/>
          <w:smallCaps w:val="0"/>
          <w:strike w:val="0"/>
          <w:color w:val="000000"/>
          <w:sz w:val="20.004823684692383"/>
          <w:szCs w:val="20.004823684692383"/>
          <w:u w:val="none"/>
          <w:shd w:fill="auto" w:val="clear"/>
          <w:vertAlign w:val="baseline"/>
          <w:rtl w:val="0"/>
        </w:rPr>
        <w:t xml:space="preserve">(Nakatani, 2010) are used here—perform better at post level, but both struggle with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short texts and with closely related languages; Slovene, Croatian, and Bosnian are </w:t>
      </w:r>
      <w:r w:rsidDel="00000000" w:rsidR="00000000" w:rsidRPr="00000000">
        <w:rPr>
          <w:rFonts w:ascii="Arial" w:cs="Arial" w:eastAsia="Arial" w:hAnsi="Arial"/>
          <w:b w:val="0"/>
          <w:bCs w:val="0"/>
          <w:i w:val="0"/>
          <w:iCs w:val="0"/>
          <w:smallCaps w:val="0"/>
          <w:strike w:val="0"/>
          <w:color w:val="000000"/>
          <w:sz w:val="19.765233993530273"/>
          <w:szCs w:val="19.765233993530273"/>
          <w:u w:val="none"/>
          <w:shd w:fill="auto" w:val="clear"/>
          <w:vertAlign w:val="baseline"/>
          <w:rtl w:val="0"/>
        </w:rPr>
        <w:t xml:space="preserve">routinely confused by standard detectors. Using consensus across multiple detectors </w:t>
      </w:r>
      <w:r w:rsidDel="00000000" w:rsidR="00000000" w:rsidRPr="00000000">
        <w:rPr>
          <w:rFonts w:ascii="Arial" w:cs="Arial" w:eastAsia="Arial" w:hAnsi="Arial"/>
          <w:b w:val="0"/>
          <w:bCs w:val="0"/>
          <w:i w:val="0"/>
          <w:iCs w:val="0"/>
          <w:smallCaps w:val="0"/>
          <w:strike w:val="0"/>
          <w:color w:val="000000"/>
          <w:sz w:val="19.88538932800293"/>
          <w:szCs w:val="19.88538932800293"/>
          <w:u w:val="none"/>
          <w:shd w:fill="auto" w:val="clear"/>
          <w:vertAlign w:val="baseline"/>
          <w:rtl w:val="0"/>
        </w:rPr>
        <w:t xml:space="preserve">and requiring agreement with author-supplied tags improves precision, which is the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rationale for the tiered inclusion strategy described in Section 3.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507080078125" w:line="240" w:lineRule="auto"/>
        <w:ind w:left="11.907730102539062"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3 DATA CO L L ECT ION AND M ETHODO LOG 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4722900390625" w:line="275.6842231750488" w:lineRule="auto"/>
        <w:ind w:left="14.156036376953125" w:right="-0.596923828125" w:hanging="5.50827026367187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The corpus was built through a layered pipeline: tagged discovery across the network, </w:t>
      </w:r>
      <w:r w:rsidDel="00000000" w:rsidR="00000000" w:rsidRPr="00000000">
        <w:rPr>
          <w:rFonts w:ascii="Arial" w:cs="Arial" w:eastAsia="Arial" w:hAnsi="Arial"/>
          <w:b w:val="0"/>
          <w:bCs w:val="0"/>
          <w:i w:val="0"/>
          <w:iCs w:val="0"/>
          <w:smallCaps w:val="0"/>
          <w:strike w:val="0"/>
          <w:color w:val="000000"/>
          <w:sz w:val="19.95514678955078"/>
          <w:szCs w:val="19.95514678955078"/>
          <w:u w:val="none"/>
          <w:shd w:fill="auto" w:val="clear"/>
          <w:vertAlign w:val="baseline"/>
          <w:rtl w:val="0"/>
        </w:rPr>
        <w:t xml:space="preserve">seed-author identification, full-history backfill from each author’s home server, and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post-level language filtering. Each phase is described below.</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730102539062"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3 . 1 Ph as e 1 : Ta g ged discove r 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685546875" w:line="275.8802318572998" w:lineRule="auto"/>
        <w:ind w:left="18.921432495117188" w:right="24.4464111328125" w:hanging="10.19561767578125"/>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65413665771484"/>
          <w:szCs w:val="19.865413665771484"/>
          <w:u w:val="none"/>
          <w:shd w:fill="auto" w:val="clear"/>
          <w:vertAlign w:val="baseline"/>
          <w:rtl w:val="0"/>
        </w:rPr>
        <w:t xml:space="preserve">Two complementary collection methods were used to discover Slovene-linked posts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across the Bluesky network.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6123046875" w:line="274.3986511230469" w:lineRule="auto"/>
        <w:ind w:left="6.1823272705078125" w:right="2.0709228515625" w:firstLine="20.669326782226562"/>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First, a </w:t>
      </w:r>
      <w:r w:rsidDel="00000000" w:rsidR="00000000" w:rsidRPr="00000000">
        <w:rPr>
          <w:rFonts w:ascii="Arial" w:cs="Arial" w:eastAsia="Arial" w:hAnsi="Arial"/>
          <w:b w:val="1"/>
          <w:bCs w:val="1"/>
          <w:i w:val="0"/>
          <w:iCs w:val="0"/>
          <w:smallCaps w:val="0"/>
          <w:strike w:val="0"/>
          <w:color w:val="000000"/>
          <w:sz w:val="20.123546600341797"/>
          <w:szCs w:val="20.123546600341797"/>
          <w:u w:val="none"/>
          <w:shd w:fill="auto" w:val="clear"/>
          <w:vertAlign w:val="baseline"/>
          <w:rtl w:val="0"/>
        </w:rPr>
        <w:t xml:space="preserve">historical crawl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enumerated all public repositories contain ing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app.bsky.feed.post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records via the ATProto relay endpoint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com.atproto.sync.listReposByCollection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bsky.network</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 For each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discovered repository, the author’s DID was resolved to its home Personal Data Server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(PDS), and the post records were fetched via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com.atproto.repo.listRecords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from that PDS. Only posts whose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langs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field contained the tag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sl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or any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sl-*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subtag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were retained.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675537109375" w:line="274.4975280761719" w:lineRule="auto"/>
        <w:ind w:left="13.385391235351562" w:right="0.6005859375" w:firstLine="3.602066040039062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895935058594"/>
          <w:szCs w:val="19.994895935058594"/>
          <w:u w:val="none"/>
          <w:shd w:fill="auto" w:val="clear"/>
          <w:vertAlign w:val="baseline"/>
          <w:rtl w:val="0"/>
        </w:rPr>
        <w:t xml:space="preserve">Second, a </w:t>
      </w:r>
      <w:r w:rsidDel="00000000" w:rsidR="00000000" w:rsidRPr="00000000">
        <w:rPr>
          <w:rFonts w:ascii="Arial" w:cs="Arial" w:eastAsia="Arial" w:hAnsi="Arial"/>
          <w:b w:val="1"/>
          <w:bCs w:val="1"/>
          <w:i w:val="0"/>
          <w:iCs w:val="0"/>
          <w:smallCaps w:val="0"/>
          <w:strike w:val="0"/>
          <w:color w:val="000000"/>
          <w:sz w:val="19.994895935058594"/>
          <w:szCs w:val="19.994895935058594"/>
          <w:u w:val="none"/>
          <w:shd w:fill="auto" w:val="clear"/>
          <w:vertAlign w:val="baseline"/>
          <w:rtl w:val="0"/>
        </w:rPr>
        <w:t xml:space="preserve">live firehose </w:t>
      </w:r>
      <w:r w:rsidDel="00000000" w:rsidR="00000000" w:rsidRPr="00000000">
        <w:rPr>
          <w:rFonts w:ascii="Arial" w:cs="Arial" w:eastAsia="Arial" w:hAnsi="Arial"/>
          <w:b w:val="0"/>
          <w:bCs w:val="0"/>
          <w:i w:val="0"/>
          <w:iCs w:val="0"/>
          <w:smallCaps w:val="0"/>
          <w:strike w:val="0"/>
          <w:color w:val="000000"/>
          <w:sz w:val="19.994895935058594"/>
          <w:szCs w:val="19.994895935058594"/>
          <w:u w:val="none"/>
          <w:shd w:fill="auto" w:val="clear"/>
          <w:vertAlign w:val="baseline"/>
          <w:rtl w:val="0"/>
        </w:rPr>
        <w:t xml:space="preserve">subscriber connected to the public repository event stream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com.atproto.sync.subscribeRepos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wss://bsky.network</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 and processed </w:t>
      </w:r>
      <w:r w:rsidDel="00000000" w:rsidR="00000000" w:rsidRPr="00000000">
        <w:rPr>
          <w:rFonts w:ascii="Arial" w:cs="Arial" w:eastAsia="Arial" w:hAnsi="Arial"/>
          <w:b w:val="0"/>
          <w:bCs w:val="0"/>
          <w:i w:val="0"/>
          <w:iCs w:val="0"/>
          <w:smallCaps w:val="0"/>
          <w:strike w:val="0"/>
          <w:color w:val="000000"/>
          <w:sz w:val="19.88538932800293"/>
          <w:szCs w:val="19.88538932800293"/>
          <w:u w:val="none"/>
          <w:shd w:fill="auto" w:val="clear"/>
          <w:vertAlign w:val="baseline"/>
          <w:rtl w:val="0"/>
        </w:rPr>
        <w:t xml:space="preserve">post creation, update, and deletion events in real time, again retaining only Slovene </w:t>
      </w:r>
      <w:r w:rsidDel="00000000" w:rsidR="00000000" w:rsidRPr="00000000">
        <w:rPr>
          <w:rFonts w:ascii="Arial" w:cs="Arial" w:eastAsia="Arial" w:hAnsi="Arial"/>
          <w:b w:val="0"/>
          <w:bCs w:val="0"/>
          <w:i w:val="0"/>
          <w:iCs w:val="0"/>
          <w:smallCaps w:val="0"/>
          <w:strike w:val="0"/>
          <w:color w:val="000000"/>
          <w:sz w:val="20.014741897583008"/>
          <w:szCs w:val="20.014741897583008"/>
          <w:u w:val="none"/>
          <w:shd w:fill="auto" w:val="clear"/>
          <w:vertAlign w:val="baseline"/>
          <w:rtl w:val="0"/>
        </w:rPr>
        <w:t xml:space="preserve">tagged posts. The firehose subscriber also handled account-level events (deletions,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deactivations, suspensions) by marking the affected posts accordingly in the local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store.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255126953125" w:line="275.9004306793213" w:lineRule="auto"/>
        <w:ind w:left="3.7779998779296875" w:right="21.5203857421875" w:firstLine="22.661209106445312"/>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95368576049805"/>
          <w:szCs w:val="19.895368576049805"/>
          <w:u w:val="none"/>
          <w:shd w:fill="auto" w:val="clear"/>
          <w:vertAlign w:val="baseline"/>
          <w:rtl w:val="0"/>
        </w:rPr>
        <w:t xml:space="preserve">Both sources stored their results in local SQLite databases, with posts keyed by their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AT-URI and soft-deletion tracking for posts that were later removed by their authors.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99560546875" w:line="240" w:lineRule="auto"/>
        <w:ind w:left="11.907730102539062"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3 . 2 Ph as e 2 : S e ed au tho r id en ti fication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732421875" w:line="274.38700675964355" w:lineRule="auto"/>
        <w:ind w:left="17.854232788085938" w:right="19.6966552734375" w:firstLine="8.280105590820312"/>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Every unique author DID that appeared in at least one Slovene-tagged post from either </w:t>
      </w:r>
      <w:r w:rsidDel="00000000" w:rsidR="00000000" w:rsidRPr="00000000">
        <w:rPr>
          <w:rFonts w:ascii="Arial" w:cs="Arial" w:eastAsia="Arial" w:hAnsi="Arial"/>
          <w:b w:val="0"/>
          <w:bCs w:val="0"/>
          <w:i w:val="0"/>
          <w:iCs w:val="0"/>
          <w:smallCaps w:val="0"/>
          <w:strike w:val="0"/>
          <w:color w:val="000000"/>
          <w:sz w:val="20.064271926879883"/>
          <w:szCs w:val="20.064271926879883"/>
          <w:u w:val="none"/>
          <w:shd w:fill="auto" w:val="clear"/>
          <w:vertAlign w:val="baseline"/>
          <w:rtl w:val="0"/>
        </w:rPr>
        <w:t xml:space="preserve">discovery source was collected into a seed author list. The resulting list defines the </w:t>
      </w:r>
      <w:r w:rsidDel="00000000" w:rsidR="00000000" w:rsidRPr="00000000">
        <w:rPr>
          <w:rFonts w:ascii="Arial" w:cs="Arial" w:eastAsia="Arial" w:hAnsi="Arial"/>
          <w:b w:val="0"/>
          <w:bCs w:val="0"/>
          <w:i w:val="0"/>
          <w:iCs w:val="0"/>
          <w:smallCaps w:val="0"/>
          <w:strike w:val="0"/>
          <w:color w:val="000000"/>
          <w:sz w:val="20.08405113220215"/>
          <w:szCs w:val="20.08405113220215"/>
          <w:u w:val="none"/>
          <w:shd w:fill="auto" w:val="clear"/>
          <w:vertAlign w:val="baseline"/>
          <w:rtl w:val="0"/>
        </w:rPr>
        <w:t xml:space="preserve">author population for the rest of the pipeline. The corpus is therefore not a sample </w:t>
      </w:r>
      <w:r w:rsidDel="00000000" w:rsidR="00000000" w:rsidRPr="00000000">
        <w:rPr>
          <w:rFonts w:ascii="Arial" w:cs="Arial" w:eastAsia="Arial" w:hAnsi="Arial"/>
          <w:b w:val="0"/>
          <w:bCs w:val="0"/>
          <w:i w:val="0"/>
          <w:iCs w:val="0"/>
          <w:smallCaps w:val="0"/>
          <w:strike w:val="0"/>
          <w:color w:val="000000"/>
          <w:sz w:val="20.064271926879883"/>
          <w:szCs w:val="20.064271926879883"/>
          <w:u w:val="none"/>
          <w:shd w:fill="auto" w:val="clear"/>
          <w:vertAlign w:val="baseline"/>
          <w:rtl w:val="0"/>
        </w:rPr>
        <w:t xml:space="preserve">of the Bluesky post stream, but a complete collection of posts from a defined set of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discovered Slovene-linked accounts.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973876953125" w:line="240" w:lineRule="auto"/>
        <w:ind w:left="11.907730102539062"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3 . 3 Ph as e 3 : Full -histo r y back fill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685546875" w:line="275.61378479003906" w:lineRule="auto"/>
        <w:ind w:left="3.766021728515625" w:right="-0.596923828125" w:firstLine="22.36831665039062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For each seed author, the complete surviving public post history was retrieved through ATProto repository access. Each author’s DID was resolved through a public directory: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plc.directory </w:t>
      </w:r>
      <w:r w:rsidDel="00000000" w:rsidR="00000000" w:rsidRPr="00000000">
        <w:rPr>
          <w:rFonts w:ascii="Arial" w:cs="Arial" w:eastAsia="Arial" w:hAnsi="Arial"/>
          <w:b w:val="0"/>
          <w:bCs w:val="0"/>
          <w:i w:val="0"/>
          <w:iCs w:val="0"/>
          <w:smallCaps w:val="0"/>
          <w:strike w:val="0"/>
          <w:color w:val="000000"/>
          <w:sz w:val="19.905345916748047"/>
          <w:szCs w:val="19.905345916748047"/>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did:plc: </w:t>
      </w:r>
      <w:r w:rsidDel="00000000" w:rsidR="00000000" w:rsidRPr="00000000">
        <w:rPr>
          <w:rFonts w:ascii="Arial" w:cs="Arial" w:eastAsia="Arial" w:hAnsi="Arial"/>
          <w:b w:val="0"/>
          <w:bCs w:val="0"/>
          <w:i w:val="0"/>
          <w:iCs w:val="0"/>
          <w:smallCaps w:val="0"/>
          <w:strike w:val="0"/>
          <w:color w:val="000000"/>
          <w:sz w:val="19.905345916748047"/>
          <w:szCs w:val="19.905345916748047"/>
          <w:u w:val="none"/>
          <w:shd w:fill="auto" w:val="clear"/>
          <w:vertAlign w:val="baseline"/>
          <w:rtl w:val="0"/>
        </w:rPr>
        <w:t xml:space="preserve">identifiers, or the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.well-known/did.json </w:t>
      </w:r>
      <w:r w:rsidDel="00000000" w:rsidR="00000000" w:rsidRPr="00000000">
        <w:rPr>
          <w:rFonts w:ascii="Arial" w:cs="Arial" w:eastAsia="Arial" w:hAnsi="Arial"/>
          <w:b w:val="0"/>
          <w:bCs w:val="0"/>
          <w:i w:val="0"/>
          <w:iCs w:val="0"/>
          <w:smallCaps w:val="0"/>
          <w:strike w:val="0"/>
          <w:color w:val="000000"/>
          <w:sz w:val="19.905345916748047"/>
          <w:szCs w:val="19.905345916748047"/>
          <w:u w:val="none"/>
          <w:shd w:fill="auto" w:val="clear"/>
          <w:vertAlign w:val="baseline"/>
          <w:rtl w:val="0"/>
        </w:rPr>
        <w:t xml:space="preserve">endpoint </w:t>
      </w:r>
      <w:r w:rsidDel="00000000" w:rsidR="00000000" w:rsidRPr="00000000">
        <w:rPr>
          <w:rFonts w:ascii="Arial" w:cs="Arial" w:eastAsia="Arial" w:hAnsi="Arial"/>
          <w:b w:val="0"/>
          <w:bCs w:val="0"/>
          <w:i w:val="0"/>
          <w:iCs w:val="0"/>
          <w:smallCaps w:val="0"/>
          <w:strike w:val="0"/>
          <w:color w:val="000000"/>
          <w:sz w:val="19.74513816833496"/>
          <w:szCs w:val="19.74513816833496"/>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did:web: </w:t>
      </w:r>
      <w:r w:rsidDel="00000000" w:rsidR="00000000" w:rsidRPr="00000000">
        <w:rPr>
          <w:rFonts w:ascii="Arial" w:cs="Arial" w:eastAsia="Arial" w:hAnsi="Arial"/>
          <w:b w:val="0"/>
          <w:bCs w:val="0"/>
          <w:i w:val="0"/>
          <w:iCs w:val="0"/>
          <w:smallCaps w:val="0"/>
          <w:strike w:val="0"/>
          <w:color w:val="000000"/>
          <w:sz w:val="19.74513816833496"/>
          <w:szCs w:val="19.74513816833496"/>
          <w:u w:val="none"/>
          <w:shd w:fill="auto" w:val="clear"/>
          <w:vertAlign w:val="baseline"/>
          <w:rtl w:val="0"/>
        </w:rPr>
        <w:t xml:space="preserve">identifiers. The resolved PDS URL was cached locally to avoid repeated </w:t>
      </w:r>
      <w:r w:rsidDel="00000000" w:rsidR="00000000" w:rsidRPr="00000000">
        <w:rPr>
          <w:rFonts w:ascii="Arial" w:cs="Arial" w:eastAsia="Arial" w:hAnsi="Arial"/>
          <w:b w:val="0"/>
          <w:bCs w:val="0"/>
          <w:i w:val="0"/>
          <w:iCs w:val="0"/>
          <w:smallCaps w:val="0"/>
          <w:strike w:val="0"/>
          <w:color w:val="000000"/>
          <w:sz w:val="20.024658203125"/>
          <w:szCs w:val="20.024658203125"/>
          <w:u w:val="none"/>
          <w:shd w:fill="auto" w:val="clear"/>
          <w:vertAlign w:val="baseline"/>
          <w:rtl w:val="0"/>
        </w:rPr>
        <w:t xml:space="preserve">lookups. Posts were then fetched via paginated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com.atproto.repo.listRecords calls to the author’s home PDS.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5106601715088" w:lineRule="auto"/>
        <w:ind w:left="14.167251586914062" w:right="-9.8187255859375" w:firstLine="12.684402465820312"/>
        <w:jc w:val="both"/>
        <w:rPr>
          <w:rFonts w:ascii="Arial" w:cs="Arial" w:eastAsia="Arial" w:hAnsi="Arial"/>
          <w:b w:val="0"/>
          <w:bCs w:val="0"/>
          <w:i w:val="0"/>
          <w:iCs w:val="0"/>
          <w:smallCaps w:val="0"/>
          <w:strike w:val="0"/>
          <w:color w:val="000000"/>
          <w:sz w:val="19.79534149169922"/>
          <w:szCs w:val="19.795341491699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Because resolution goes through the DID rather than through a fixed domain, the backfill was not restricted to accounts on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bsky.social</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 accounts hosted on any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public ATProto PDS were handled identically. This phase retrieved </w:t>
      </w:r>
      <w:r w:rsidDel="00000000" w:rsidR="00000000" w:rsidRPr="00000000">
        <w:rPr>
          <w:rFonts w:ascii="Oi" w:cs="Oi" w:eastAsia="Oi" w:hAnsi="Oi"/>
          <w:b w:val="0"/>
          <w:bCs w:val="0"/>
          <w:i w:val="1"/>
          <w:iCs w:val="1"/>
          <w:smallCaps w:val="0"/>
          <w:strike w:val="0"/>
          <w:color w:val="000000"/>
          <w:sz w:val="19.725021362304688"/>
          <w:szCs w:val="19.725021362304688"/>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posts from each </w:t>
      </w:r>
      <w:r w:rsidDel="00000000" w:rsidR="00000000" w:rsidRPr="00000000">
        <w:rPr>
          <w:rFonts w:ascii="Arial" w:cs="Arial" w:eastAsia="Arial" w:hAnsi="Arial"/>
          <w:b w:val="0"/>
          <w:bCs w:val="0"/>
          <w:i w:val="0"/>
          <w:iCs w:val="0"/>
          <w:smallCaps w:val="0"/>
          <w:strike w:val="0"/>
          <w:color w:val="000000"/>
          <w:sz w:val="19.97502899169922"/>
          <w:szCs w:val="19.97502899169922"/>
          <w:u w:val="none"/>
          <w:shd w:fill="auto" w:val="clear"/>
          <w:vertAlign w:val="baseline"/>
          <w:rtl w:val="0"/>
        </w:rPr>
        <w:t xml:space="preserve">seed author, regardless of language tag, transforming the corpus from a tag-filtered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post stream into an author-centred collection. Deleted posts that were no longer </w:t>
      </w:r>
      <w:r w:rsidDel="00000000" w:rsidR="00000000" w:rsidRPr="00000000">
        <w:rPr>
          <w:rFonts w:ascii="Arial" w:cs="Arial" w:eastAsia="Arial" w:hAnsi="Arial"/>
          <w:b w:val="0"/>
          <w:bCs w:val="0"/>
          <w:i w:val="0"/>
          <w:iCs w:val="0"/>
          <w:smallCaps w:val="0"/>
          <w:strike w:val="0"/>
          <w:color w:val="000000"/>
          <w:sz w:val="19.79534149169922"/>
          <w:szCs w:val="19.79534149169922"/>
          <w:u w:val="none"/>
          <w:shd w:fill="auto" w:val="clear"/>
          <w:vertAlign w:val="baseline"/>
          <w:rtl w:val="0"/>
        </w:rPr>
        <w:t xml:space="preserve">available at crawl time are not recoverable through this method and are out of scope.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79736328125" w:line="275.88086128234863" w:lineRule="auto"/>
        <w:ind w:left="24.89898681640625" w:right="1.910400390625" w:hanging="16.184310913085938"/>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541893005371"/>
          <w:szCs w:val="19.84541893005371"/>
          <w:u w:val="none"/>
          <w:shd w:fill="auto" w:val="clear"/>
          <w:vertAlign w:val="baseline"/>
          <w:rtl w:val="0"/>
        </w:rPr>
        <w:t xml:space="preserve">The resulting expanded store contained 379,482 posts from 742 active authors, span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ning the earliest surviving post (May 2023) through the collection date (April 2026).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160400390625" w:line="240" w:lineRule="auto"/>
        <w:ind w:left="11.907730102539062"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3 . 4 Ph as e 4 : Post-l evel l an gu a ge fil te rin 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732421875" w:line="275.9004306793213" w:lineRule="auto"/>
        <w:ind w:left="22.033767700195312" w:right="-0.7061767578125" w:firstLine="4.1005706787109375"/>
        <w:jc w:val="left"/>
        <w:rPr>
          <w:rFonts w:ascii="Arial" w:cs="Arial" w:eastAsia="Arial" w:hAnsi="Arial"/>
          <w:b w:val="0"/>
          <w:bCs w:val="0"/>
          <w:i w:val="0"/>
          <w:iCs w:val="0"/>
          <w:smallCaps w:val="0"/>
          <w:strike w:val="0"/>
          <w:color w:val="000000"/>
          <w:sz w:val="19.725021362304688"/>
          <w:szCs w:val="19.7250213623046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Each post in the expanded store was then classified individually to determine whether it should be included in the Slovene corpus. The classifier applied three binary signals: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265625" w:line="240" w:lineRule="auto"/>
        <w:ind w:left="120.34957885742188"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527961730957"/>
          <w:szCs w:val="19.92527961730957"/>
          <w:u w:val="none"/>
          <w:shd w:fill="auto" w:val="clear"/>
          <w:vertAlign w:val="baseline"/>
          <w:rtl w:val="0"/>
        </w:rPr>
        <w:t xml:space="preserve">Tag signal</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 does the post’s langs field contain sl or sl-*?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31640625" w:line="275.88086128234863" w:lineRule="auto"/>
        <w:ind w:left="312.2223663330078" w:right="23.55224609375" w:hanging="191.87278747558594"/>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77527618408203"/>
          <w:szCs w:val="19.77527618408203"/>
          <w:u w:val="none"/>
          <w:shd w:fill="auto" w:val="clear"/>
          <w:vertAlign w:val="baseline"/>
          <w:rtl w:val="0"/>
        </w:rPr>
        <w:t xml:space="preserve">langid signal</w:t>
      </w:r>
      <w:r w:rsidDel="00000000" w:rsidR="00000000" w:rsidRPr="00000000">
        <w:rPr>
          <w:rFonts w:ascii="Arial" w:cs="Arial" w:eastAsia="Arial" w:hAnsi="Arial"/>
          <w:b w:val="0"/>
          <w:bCs w:val="0"/>
          <w:i w:val="0"/>
          <w:iCs w:val="0"/>
          <w:smallCaps w:val="0"/>
          <w:strike w:val="0"/>
          <w:color w:val="000000"/>
          <w:sz w:val="19.77527618408203"/>
          <w:szCs w:val="19.77527618408203"/>
          <w:u w:val="none"/>
          <w:shd w:fill="auto" w:val="clear"/>
          <w:vertAlign w:val="baseline"/>
          <w:rtl w:val="0"/>
        </w:rPr>
        <w:t xml:space="preserve">: does the langid.py language identifier (Lui &amp; Baldwin, 2012) assign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the label sl to the post text?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29638671875" w:line="275.88086128234863" w:lineRule="auto"/>
        <w:ind w:left="323.77891540527344" w:right="24.8126220703125" w:hanging="203.42933654785156"/>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88538932800293"/>
          <w:szCs w:val="19.88538932800293"/>
          <w:u w:val="none"/>
          <w:shd w:fill="auto" w:val="clear"/>
          <w:vertAlign w:val="baseline"/>
          <w:rtl w:val="0"/>
        </w:rPr>
        <w:t xml:space="preserve">langdetect signal</w:t>
      </w:r>
      <w:r w:rsidDel="00000000" w:rsidR="00000000" w:rsidRPr="00000000">
        <w:rPr>
          <w:rFonts w:ascii="Arial" w:cs="Arial" w:eastAsia="Arial" w:hAnsi="Arial"/>
          <w:b w:val="0"/>
          <w:bCs w:val="0"/>
          <w:i w:val="0"/>
          <w:iCs w:val="0"/>
          <w:smallCaps w:val="0"/>
          <w:strike w:val="0"/>
          <w:color w:val="000000"/>
          <w:sz w:val="19.88538932800293"/>
          <w:szCs w:val="19.88538932800293"/>
          <w:u w:val="none"/>
          <w:shd w:fill="auto" w:val="clear"/>
          <w:vertAlign w:val="baseline"/>
          <w:rtl w:val="0"/>
        </w:rPr>
        <w:t xml:space="preserve">: does the langdetect library (Nakatani, 2010) assign Slovene a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probability of at least 0.90?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493896484375" w:line="275.57793617248535" w:lineRule="auto"/>
        <w:ind w:left="6.1823272705078125" w:right="2.098388671875" w:firstLine="20.490036010742188"/>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24658203125"/>
          <w:szCs w:val="20.024658203125"/>
          <w:u w:val="none"/>
          <w:shd w:fill="auto" w:val="clear"/>
          <w:vertAlign w:val="baseline"/>
          <w:rtl w:val="0"/>
        </w:rPr>
        <w:t xml:space="preserve">Before classification, URLs and @-mentions were stripped from the post text. Posts </w:t>
      </w:r>
      <w:r w:rsidDel="00000000" w:rsidR="00000000" w:rsidRPr="00000000">
        <w:rPr>
          <w:rFonts w:ascii="Arial" w:cs="Arial" w:eastAsia="Arial" w:hAnsi="Arial"/>
          <w:b w:val="0"/>
          <w:bCs w:val="0"/>
          <w:i w:val="0"/>
          <w:iCs w:val="0"/>
          <w:smallCaps w:val="0"/>
          <w:strike w:val="0"/>
          <w:color w:val="000000"/>
          <w:sz w:val="19.965089797973633"/>
          <w:szCs w:val="19.965089797973633"/>
          <w:u w:val="none"/>
          <w:shd w:fill="auto" w:val="clear"/>
          <w:vertAlign w:val="baseline"/>
          <w:rtl w:val="0"/>
        </w:rPr>
        <w:t xml:space="preserve">with fewer than 20 alphabetic characters after stripping were treated separately, be </w:t>
      </w:r>
      <w:r w:rsidDel="00000000" w:rsidR="00000000" w:rsidRPr="00000000">
        <w:rPr>
          <w:rFonts w:ascii="Arial" w:cs="Arial" w:eastAsia="Arial" w:hAnsi="Arial"/>
          <w:b w:val="0"/>
          <w:bCs w:val="0"/>
          <w:i w:val="0"/>
          <w:iCs w:val="0"/>
          <w:smallCaps w:val="0"/>
          <w:strike w:val="0"/>
          <w:color w:val="000000"/>
          <w:sz w:val="19.825403213500977"/>
          <w:szCs w:val="19.825403213500977"/>
          <w:u w:val="none"/>
          <w:shd w:fill="auto" w:val="clear"/>
          <w:vertAlign w:val="baseline"/>
          <w:rtl w:val="0"/>
        </w:rPr>
        <w:t xml:space="preserve">cause language identification on very short texts is unreliable. The langdetect library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was seeded deterministically (seed = 0) to ensure reproducible results.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60498046875" w:line="275.2801322937012" w:lineRule="auto"/>
        <w:ind w:left="17.92510986328125" w:right="26.8572998046875" w:firstLine="8.854827880859375"/>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8405113220215"/>
          <w:szCs w:val="20.08405113220215"/>
          <w:u w:val="none"/>
          <w:shd w:fill="auto" w:val="clear"/>
          <w:vertAlign w:val="baseline"/>
          <w:rtl w:val="0"/>
        </w:rPr>
        <w:t xml:space="preserve">For posts meeting the minimum length, the combination of signals determines the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decision group. Table 1 summarises the mapping.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39593505859375" w:line="279.93252754211426" w:lineRule="auto"/>
        <w:ind w:left="17.885284423828125" w:right="22.3199462890625" w:hanging="9.244308471679688"/>
        <w:jc w:val="left"/>
        <w:rPr>
          <w:rFonts w:ascii="Arial" w:cs="Arial" w:eastAsia="Arial" w:hAnsi="Arial"/>
          <w:b w:val="0"/>
          <w:bCs w:val="0"/>
          <w:i w:val="0"/>
          <w:iCs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52527236938477"/>
          <w:szCs w:val="17.752527236938477"/>
          <w:u w:val="none"/>
          <w:shd w:fill="auto" w:val="clear"/>
          <w:vertAlign w:val="baseline"/>
          <w:rtl w:val="0"/>
        </w:rPr>
        <w:t xml:space="preserve">Table 1: Decision groups assigned by the languagefiltering step. Only groups marked as </w:t>
      </w:r>
      <w:r w:rsidDel="00000000" w:rsidR="00000000" w:rsidRPr="00000000">
        <w:rPr>
          <w:rFonts w:ascii="Oi" w:cs="Oi" w:eastAsia="Oi" w:hAnsi="Oi"/>
          <w:b w:val="0"/>
          <w:bCs w:val="0"/>
          <w:i w:val="1"/>
          <w:iCs w:val="1"/>
          <w:smallCaps w:val="0"/>
          <w:strike w:val="0"/>
          <w:color w:val="000000"/>
          <w:sz w:val="17.752527236938477"/>
          <w:szCs w:val="17.752527236938477"/>
          <w:u w:val="none"/>
          <w:shd w:fill="auto" w:val="clear"/>
          <w:vertAlign w:val="baseline"/>
          <w:rtl w:val="0"/>
        </w:rPr>
        <w:t xml:space="preserve">included </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are present in the final corpus.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041748046875" w:line="283.6347198486328" w:lineRule="auto"/>
        <w:ind w:left="132.9620361328125" w:right="144.57763671875" w:firstLine="11.297607421875"/>
        <w:jc w:val="left"/>
        <w:rPr>
          <w:rFonts w:ascii="Arial" w:cs="Arial" w:eastAsia="Arial" w:hAnsi="Arial"/>
          <w:b w:val="0"/>
          <w:bCs w:val="0"/>
          <w:i w:val="0"/>
          <w:iCs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Decision group Tag langid langdetect Status core_tag_supported X Xor — Xor — Included review_model_consensus_only — X X Included review_langid_only — X — Included review_langdetect_only — — X Included review_tag_only X — — Excluded review_short_tagged X (text too short) Excluded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6104736328125" w:line="275.88074684143066" w:lineRule="auto"/>
        <w:ind w:left="8.753738403320312" w:right="25.1788330078125" w:firstLine="0"/>
        <w:jc w:val="center"/>
        <w:rPr>
          <w:rFonts w:ascii="Arial" w:cs="Arial" w:eastAsia="Arial" w:hAnsi="Arial"/>
          <w:b w:val="0"/>
          <w:bCs w:val="0"/>
          <w:i w:val="0"/>
          <w:iCs w:val="0"/>
          <w:smallCaps w:val="0"/>
          <w:strike w:val="0"/>
          <w:color w:val="000000"/>
          <w:sz w:val="19.765233993530273"/>
          <w:szCs w:val="19.7652339935302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15313720703125"/>
          <w:szCs w:val="19.915313720703125"/>
          <w:u w:val="none"/>
          <w:shd w:fill="auto" w:val="clear"/>
          <w:vertAlign w:val="baseline"/>
          <w:rtl w:val="0"/>
        </w:rPr>
        <w:t xml:space="preserve">The core group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core_tag_supported</w:t>
      </w:r>
      <w:r w:rsidDel="00000000" w:rsidR="00000000" w:rsidRPr="00000000">
        <w:rPr>
          <w:rFonts w:ascii="Arial" w:cs="Arial" w:eastAsia="Arial" w:hAnsi="Arial"/>
          <w:b w:val="0"/>
          <w:bCs w:val="0"/>
          <w:i w:val="0"/>
          <w:iCs w:val="0"/>
          <w:smallCaps w:val="0"/>
          <w:strike w:val="0"/>
          <w:color w:val="000000"/>
          <w:sz w:val="19.915313720703125"/>
          <w:szCs w:val="19.915313720703125"/>
          <w:u w:val="none"/>
          <w:shd w:fill="auto" w:val="clear"/>
          <w:vertAlign w:val="baseline"/>
          <w:rtl w:val="0"/>
        </w:rPr>
        <w:t xml:space="preserve">) contains posts where the author tagged the </w:t>
      </w:r>
      <w:r w:rsidDel="00000000" w:rsidR="00000000" w:rsidRPr="00000000">
        <w:rPr>
          <w:rFonts w:ascii="Arial" w:cs="Arial" w:eastAsia="Arial" w:hAnsi="Arial"/>
          <w:b w:val="0"/>
          <w:bCs w:val="0"/>
          <w:i w:val="0"/>
          <w:iCs w:val="0"/>
          <w:smallCaps w:val="0"/>
          <w:strike w:val="0"/>
          <w:color w:val="000000"/>
          <w:sz w:val="19.765233993530273"/>
          <w:szCs w:val="19.765233993530273"/>
          <w:u w:val="none"/>
          <w:shd w:fill="auto" w:val="clear"/>
          <w:vertAlign w:val="baseline"/>
          <w:rtl w:val="0"/>
        </w:rPr>
        <w:t xml:space="preserve">post as Slovene </w:t>
      </w:r>
      <w:r w:rsidDel="00000000" w:rsidR="00000000" w:rsidRPr="00000000">
        <w:rPr>
          <w:rFonts w:ascii="Oi" w:cs="Oi" w:eastAsia="Oi" w:hAnsi="Oi"/>
          <w:b w:val="0"/>
          <w:bCs w:val="0"/>
          <w:i w:val="1"/>
          <w:iCs w:val="1"/>
          <w:smallCaps w:val="0"/>
          <w:strike w:val="0"/>
          <w:color w:val="000000"/>
          <w:sz w:val="19.765233993530273"/>
          <w:szCs w:val="19.76523399353027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9.765233993530273"/>
          <w:szCs w:val="19.765233993530273"/>
          <w:u w:val="none"/>
          <w:shd w:fill="auto" w:val="clear"/>
          <w:vertAlign w:val="baseline"/>
          <w:rtl w:val="0"/>
        </w:rPr>
        <w:t xml:space="preserve">at least one language model agrees. The three model-supported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71841430664" w:lineRule="auto"/>
        <w:ind w:left="16.887054443359375" w:right="12.67578125" w:firstLine="7.946548461914062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8538932800293"/>
          <w:szCs w:val="19.88538932800293"/>
          <w:u w:val="none"/>
          <w:shd w:fill="auto" w:val="clear"/>
          <w:vertAlign w:val="baseline"/>
          <w:rtl w:val="0"/>
        </w:rPr>
        <w:t xml:space="preserve">review groups extend coverage to posts that were not tagged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sl </w:t>
      </w:r>
      <w:r w:rsidDel="00000000" w:rsidR="00000000" w:rsidRPr="00000000">
        <w:rPr>
          <w:rFonts w:ascii="Arial" w:cs="Arial" w:eastAsia="Arial" w:hAnsi="Arial"/>
          <w:b w:val="0"/>
          <w:bCs w:val="0"/>
          <w:i w:val="0"/>
          <w:iCs w:val="0"/>
          <w:smallCaps w:val="0"/>
          <w:strike w:val="0"/>
          <w:color w:val="000000"/>
          <w:sz w:val="19.88538932800293"/>
          <w:szCs w:val="19.88538932800293"/>
          <w:u w:val="none"/>
          <w:shd w:fill="auto" w:val="clear"/>
          <w:vertAlign w:val="baseline"/>
          <w:rtl w:val="0"/>
        </w:rPr>
        <w:t xml:space="preserve">but are classified as </w:t>
      </w:r>
      <w:r w:rsidDel="00000000" w:rsidR="00000000" w:rsidRPr="00000000">
        <w:rPr>
          <w:rFonts w:ascii="Arial" w:cs="Arial" w:eastAsia="Arial" w:hAnsi="Arial"/>
          <w:b w:val="0"/>
          <w:bCs w:val="0"/>
          <w:i w:val="0"/>
          <w:iCs w:val="0"/>
          <w:smallCaps w:val="0"/>
          <w:strike w:val="0"/>
          <w:color w:val="000000"/>
          <w:sz w:val="19.875404357910156"/>
          <w:szCs w:val="19.875404357910156"/>
          <w:u w:val="none"/>
          <w:shd w:fill="auto" w:val="clear"/>
          <w:vertAlign w:val="baseline"/>
          <w:rtl w:val="0"/>
        </w:rPr>
        <w:t xml:space="preserve">Slovene by the models. Posts tagged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sl </w:t>
      </w:r>
      <w:r w:rsidDel="00000000" w:rsidR="00000000" w:rsidRPr="00000000">
        <w:rPr>
          <w:rFonts w:ascii="Arial" w:cs="Arial" w:eastAsia="Arial" w:hAnsi="Arial"/>
          <w:b w:val="0"/>
          <w:bCs w:val="0"/>
          <w:i w:val="0"/>
          <w:iCs w:val="0"/>
          <w:smallCaps w:val="0"/>
          <w:strike w:val="0"/>
          <w:color w:val="000000"/>
          <w:sz w:val="19.875404357910156"/>
          <w:szCs w:val="19.875404357910156"/>
          <w:u w:val="none"/>
          <w:shd w:fill="auto" w:val="clear"/>
          <w:vertAlign w:val="baseline"/>
          <w:rtl w:val="0"/>
        </w:rPr>
        <w:t xml:space="preserve">with no model support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review_tag_only</w:t>
      </w:r>
      <w:r w:rsidDel="00000000" w:rsidR="00000000" w:rsidRPr="00000000">
        <w:rPr>
          <w:rFonts w:ascii="Arial" w:cs="Arial" w:eastAsia="Arial" w:hAnsi="Arial"/>
          <w:b w:val="0"/>
          <w:bCs w:val="0"/>
          <w:i w:val="0"/>
          <w:iCs w:val="0"/>
          <w:smallCaps w:val="0"/>
          <w:strike w:val="0"/>
          <w:color w:val="000000"/>
          <w:sz w:val="19.875404357910156"/>
          <w:szCs w:val="19.8754043579101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and posts too short for reliable classification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review_short_tagged</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 were excluded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after manual validation confirmed their higher noise rate (see Section 4).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5390625" w:line="274.6468162536621" w:lineRule="auto"/>
        <w:ind w:left="14.250946044921875" w:right="4.4873046875" w:firstLine="12.600708007812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In addition to langid and langdetect, two further language identification tools — </w:t>
      </w:r>
      <w:r w:rsidDel="00000000" w:rsidR="00000000" w:rsidRPr="00000000">
        <w:rPr>
          <w:rFonts w:ascii="Arial" w:cs="Arial" w:eastAsia="Arial" w:hAnsi="Arial"/>
          <w:b w:val="0"/>
          <w:bCs w:val="0"/>
          <w:i w:val="0"/>
          <w:iCs w:val="0"/>
          <w:smallCaps w:val="0"/>
          <w:strike w:val="0"/>
          <w:color w:val="000000"/>
          <w:sz w:val="19.905345916748047"/>
          <w:szCs w:val="19.905345916748047"/>
          <w:u w:val="none"/>
          <w:shd w:fill="auto" w:val="clear"/>
          <w:vertAlign w:val="baseline"/>
          <w:rtl w:val="0"/>
        </w:rPr>
        <w:t xml:space="preserve">fastText (Joulin et al., 2017) and Lingua — were evaluated on the manually validated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samples. On the comparable subset, all four detectors showed the same observed precision; the relevant difference was recall. The langid–langdetect pair recovered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more acceptable Slovene posts than the alternatives, so the original detector pair was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retained for the final corpus build.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495849609375" w:line="240" w:lineRule="auto"/>
        <w:ind w:left="11.907730102539062"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3 . 5 Fin al co rpus ass embl 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685546875" w:line="275.88738441467285" w:lineRule="auto"/>
        <w:ind w:left="17.725906372070312" w:right="-0.7928466796875" w:hanging="9.078140258789062"/>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The core and the three included review groups were merged into a single final corpus, deduplicated by post URI. Posts from multiple collection runs (historical crawl, live fire </w:t>
      </w:r>
      <w:r w:rsidDel="00000000" w:rsidR="00000000" w:rsidRPr="00000000">
        <w:rPr>
          <w:rFonts w:ascii="Arial" w:cs="Arial" w:eastAsia="Arial" w:hAnsi="Arial"/>
          <w:b w:val="0"/>
          <w:bCs w:val="0"/>
          <w:i w:val="0"/>
          <w:iCs w:val="0"/>
          <w:smallCaps w:val="0"/>
          <w:strike w:val="0"/>
          <w:color w:val="000000"/>
          <w:sz w:val="19.815387725830078"/>
          <w:szCs w:val="19.815387725830078"/>
          <w:u w:val="none"/>
          <w:shd w:fill="auto" w:val="clear"/>
          <w:vertAlign w:val="baseline"/>
          <w:rtl w:val="0"/>
        </w:rPr>
        <w:t xml:space="preserve">hose, and incremental updates) were combined in this step, with the first occurrence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of each URI retained. The final corpus contains 141,013 posts.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37548828125" w:line="275.8905029296875" w:lineRule="auto"/>
        <w:ind w:left="14.537811279296875" w:right="0.0994873046875" w:firstLine="11.614456176757812"/>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3508071899414"/>
          <w:szCs w:val="19.73508071899414"/>
          <w:u w:val="none"/>
          <w:shd w:fill="auto" w:val="clear"/>
          <w:vertAlign w:val="baseline"/>
          <w:rtl w:val="0"/>
        </w:rPr>
        <w:t xml:space="preserve">Each post is stored with its text, timestamp, author-supplied language tags, post-type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flags (reply, quote), embed kind, and the per-post classifier outputs (decision group, </w:t>
      </w:r>
      <w:r w:rsidDel="00000000" w:rsidR="00000000" w:rsidRPr="00000000">
        <w:rPr>
          <w:rFonts w:ascii="Arial" w:cs="Arial" w:eastAsia="Arial" w:hAnsi="Arial"/>
          <w:b w:val="0"/>
          <w:bCs w:val="0"/>
          <w:i w:val="0"/>
          <w:iCs w:val="0"/>
          <w:smallCaps w:val="0"/>
          <w:strike w:val="0"/>
          <w:color w:val="000000"/>
          <w:sz w:val="19.865413665771484"/>
          <w:szCs w:val="19.865413665771484"/>
          <w:u w:val="none"/>
          <w:shd w:fill="auto" w:val="clear"/>
          <w:vertAlign w:val="baseline"/>
          <w:rtl w:val="0"/>
        </w:rPr>
        <w:t xml:space="preserve">langid label, langdetect probability). Author and post identifiers are pseudonymised in the public release. No linguistic annotation is included; the corpus is released as a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raw text resource.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8765869140625" w:line="240" w:lineRule="auto"/>
        <w:ind w:left="11.907730102539062"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3 . 6 Uni t o f an al ysis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685546875" w:line="275.2010250091553" w:lineRule="auto"/>
        <w:ind w:left="13.304061889648438" w:right="-0.2099609375" w:hanging="4.61166381835937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0536651611328"/>
          <w:szCs w:val="19.80536651611328"/>
          <w:u w:val="none"/>
          <w:shd w:fill="auto" w:val="clear"/>
          <w:vertAlign w:val="baseline"/>
          <w:rtl w:val="0"/>
        </w:rPr>
        <w:t xml:space="preserve">The unit of analysis is the individual post. Language classification is applied per post,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not per author or per conversation thread. A post in English by a Slovene-linked author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inside an otherwise Slovene thread is classified on its own text and excluded if the </w:t>
      </w:r>
      <w:r w:rsidDel="00000000" w:rsidR="00000000" w:rsidRPr="00000000">
        <w:rPr>
          <w:rFonts w:ascii="Arial" w:cs="Arial" w:eastAsia="Arial" w:hAnsi="Arial"/>
          <w:b w:val="0"/>
          <w:bCs w:val="0"/>
          <w:i w:val="0"/>
          <w:iCs w:val="0"/>
          <w:smallCaps w:val="0"/>
          <w:strike w:val="0"/>
          <w:color w:val="000000"/>
          <w:sz w:val="19.84541893005371"/>
          <w:szCs w:val="19.84541893005371"/>
          <w:u w:val="none"/>
          <w:shd w:fill="auto" w:val="clear"/>
          <w:vertAlign w:val="baseline"/>
          <w:rtl w:val="0"/>
        </w:rPr>
        <w:t xml:space="preserve">text is not Slovene. This means the corpus represents Slovene-language posting, not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Slovene-linked authorship in general.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2467041015625" w:line="240" w:lineRule="auto"/>
        <w:ind w:left="7.44827270507812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4 VA L IDAT 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1988525390625" w:line="240" w:lineRule="auto"/>
        <w:ind w:left="7.44827270507812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4 . 1 P recision valid ation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852416992188" w:line="273.36267471313477" w:lineRule="auto"/>
        <w:ind w:left="3.3802032470703125" w:right="26.143798828125" w:firstLine="0"/>
        <w:jc w:val="center"/>
        <w:rPr>
          <w:rFonts w:ascii="Arial" w:cs="Arial" w:eastAsia="Arial" w:hAnsi="Arial"/>
          <w:b w:val="0"/>
          <w:bCs w:val="0"/>
          <w:i w:val="0"/>
          <w:iCs w:val="0"/>
          <w:smallCaps w:val="0"/>
          <w:strike w:val="0"/>
          <w:color w:val="000000"/>
          <w:sz w:val="20.123546600341797"/>
          <w:szCs w:val="20.1235466003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74161529541016"/>
          <w:szCs w:val="20.074161529541016"/>
          <w:u w:val="none"/>
          <w:shd w:fill="auto" w:val="clear"/>
          <w:vertAlign w:val="baseline"/>
          <w:rtl w:val="0"/>
        </w:rPr>
        <w:t xml:space="preserve">Validation was carried out through manual annotation of sampled posts. The strict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core was evaluated using a random sample of 300 posts drawn uniformly from the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13195991516113" w:lineRule="auto"/>
        <w:ind w:left="16.928863525390625" w:right="26.962890625" w:firstLine="6.1768341064453125"/>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core_tag_supported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group. All 300 sampled posts were judged acceptable as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Slovene, yielding an estimated precision of 100% on the core layer.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42431640625" w:line="274.6991443634033" w:lineRule="auto"/>
        <w:ind w:left="6.9675445556640625" w:right="-10.2935791015625" w:firstLine="1.741561889648437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35412979125977"/>
          <w:szCs w:val="19.835412979125977"/>
          <w:u w:val="none"/>
          <w:shd w:fill="auto" w:val="clear"/>
          <w:vertAlign w:val="baseline"/>
          <w:rtl w:val="0"/>
        </w:rPr>
        <w:t xml:space="preserve">The broader review layer was evaluated with a separate random sample of 300 posts.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In that sample, 214 posts were labelled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Slovene-dominant</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Mixed-with-Slovene</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40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Not-Slovene</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 and 44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Undeterminable/too-short</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 for an overall acceptability rate of 72%. A breakdown by decision group revealed that the noise was concen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trated in the tag-only and short-tagged subgroups: within this 300-post sample, every </w:t>
      </w:r>
      <w:r w:rsidDel="00000000" w:rsidR="00000000" w:rsidRPr="00000000">
        <w:rPr>
          <w:rFonts w:ascii="Arial" w:cs="Arial" w:eastAsia="Arial" w:hAnsi="Arial"/>
          <w:b w:val="0"/>
          <w:bCs w:val="0"/>
          <w:i w:val="0"/>
          <w:iCs w:val="0"/>
          <w:smallCaps w:val="0"/>
          <w:strike w:val="0"/>
          <w:color w:val="000000"/>
          <w:sz w:val="20.08405113220215"/>
          <w:szCs w:val="20.08405113220215"/>
          <w:u w:val="none"/>
          <w:shd w:fill="auto" w:val="clear"/>
          <w:vertAlign w:val="baseline"/>
          <w:rtl w:val="0"/>
        </w:rPr>
        <w:t xml:space="preserve">row drawn from the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review_model_consensus_only</w:t>
      </w:r>
      <w:r w:rsidDel="00000000" w:rsidR="00000000" w:rsidRPr="00000000">
        <w:rPr>
          <w:rFonts w:ascii="Arial" w:cs="Arial" w:eastAsia="Arial" w:hAnsi="Arial"/>
          <w:b w:val="0"/>
          <w:bCs w:val="0"/>
          <w:i w:val="0"/>
          <w:iCs w:val="0"/>
          <w:smallCaps w:val="0"/>
          <w:strike w:val="0"/>
          <w:color w:val="000000"/>
          <w:sz w:val="20.08405113220215"/>
          <w:szCs w:val="20.084051132202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review_langid_only</w:t>
      </w:r>
      <w:r w:rsidDel="00000000" w:rsidR="00000000" w:rsidRPr="00000000">
        <w:rPr>
          <w:rFonts w:ascii="Arial" w:cs="Arial" w:eastAsia="Arial" w:hAnsi="Arial"/>
          <w:b w:val="0"/>
          <w:bCs w:val="0"/>
          <w:i w:val="0"/>
          <w:iCs w:val="0"/>
          <w:smallCaps w:val="0"/>
          <w:strike w:val="0"/>
          <w:color w:val="000000"/>
          <w:sz w:val="20.08405113220215"/>
          <w:szCs w:val="20.08405113220215"/>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review_langdetect_only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groups was judged acceptable. Additional dedicated </w:t>
      </w:r>
      <w:r w:rsidDel="00000000" w:rsidR="00000000" w:rsidRPr="00000000">
        <w:rPr>
          <w:rFonts w:ascii="Arial" w:cs="Arial" w:eastAsia="Arial" w:hAnsi="Arial"/>
          <w:b w:val="0"/>
          <w:bCs w:val="0"/>
          <w:i w:val="0"/>
          <w:iCs w:val="0"/>
          <w:smallCaps w:val="0"/>
          <w:strike w:val="0"/>
          <w:color w:val="000000"/>
          <w:sz w:val="19.765233993530273"/>
          <w:szCs w:val="19.765233993530273"/>
          <w:u w:val="none"/>
          <w:shd w:fill="auto" w:val="clear"/>
          <w:vertAlign w:val="baseline"/>
          <w:rtl w:val="0"/>
        </w:rPr>
        <w:t xml:space="preserve">follow-up checks on the two smaller model-supported groups refined that picture: in </w:t>
      </w:r>
      <w:r w:rsidDel="00000000" w:rsidR="00000000" w:rsidRPr="00000000">
        <w:rPr>
          <w:rFonts w:ascii="Arial" w:cs="Arial" w:eastAsia="Arial" w:hAnsi="Arial"/>
          <w:b w:val="0"/>
          <w:bCs w:val="0"/>
          <w:i w:val="0"/>
          <w:iCs w:val="0"/>
          <w:smallCaps w:val="0"/>
          <w:strike w:val="0"/>
          <w:color w:val="000000"/>
          <w:sz w:val="19.855417251586914"/>
          <w:szCs w:val="19.855417251586914"/>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review_langid_only </w:t>
      </w:r>
      <w:r w:rsidDel="00000000" w:rsidR="00000000" w:rsidRPr="00000000">
        <w:rPr>
          <w:rFonts w:ascii="Arial" w:cs="Arial" w:eastAsia="Arial" w:hAnsi="Arial"/>
          <w:b w:val="0"/>
          <w:bCs w:val="0"/>
          <w:i w:val="0"/>
          <w:iCs w:val="0"/>
          <w:smallCaps w:val="0"/>
          <w:strike w:val="0"/>
          <w:color w:val="000000"/>
          <w:sz w:val="19.855417251586914"/>
          <w:szCs w:val="19.855417251586914"/>
          <w:u w:val="none"/>
          <w:shd w:fill="auto" w:val="clear"/>
          <w:vertAlign w:val="baseline"/>
          <w:rtl w:val="0"/>
        </w:rPr>
        <w:t xml:space="preserve">sample of 50 posts, 49 were labelled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Slovene-dominant </w:t>
      </w:r>
      <w:r w:rsidDel="00000000" w:rsidR="00000000" w:rsidRPr="00000000">
        <w:rPr>
          <w:rFonts w:ascii="Arial" w:cs="Arial" w:eastAsia="Arial" w:hAnsi="Arial"/>
          <w:b w:val="0"/>
          <w:bCs w:val="0"/>
          <w:i w:val="0"/>
          <w:iCs w:val="0"/>
          <w:smallCaps w:val="0"/>
          <w:strike w:val="0"/>
          <w:color w:val="000000"/>
          <w:sz w:val="20.034568786621094"/>
          <w:szCs w:val="20.034568786621094"/>
          <w:u w:val="none"/>
          <w:shd w:fill="auto" w:val="clear"/>
          <w:vertAlign w:val="baseline"/>
          <w:rtl w:val="0"/>
        </w:rPr>
        <w:t xml:space="preserve">and 1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Mixed-with-Slovene</w:t>
      </w:r>
      <w:r w:rsidDel="00000000" w:rsidR="00000000" w:rsidRPr="00000000">
        <w:rPr>
          <w:rFonts w:ascii="Arial" w:cs="Arial" w:eastAsia="Arial" w:hAnsi="Arial"/>
          <w:b w:val="0"/>
          <w:bCs w:val="0"/>
          <w:i w:val="0"/>
          <w:iCs w:val="0"/>
          <w:smallCaps w:val="0"/>
          <w:strike w:val="0"/>
          <w:color w:val="000000"/>
          <w:sz w:val="20.034568786621094"/>
          <w:szCs w:val="20.034568786621094"/>
          <w:u w:val="none"/>
          <w:shd w:fill="auto" w:val="clear"/>
          <w:vertAlign w:val="baseline"/>
          <w:rtl w:val="0"/>
        </w:rPr>
        <w:t xml:space="preserve">; in the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review_langdetect_only </w:t>
      </w:r>
      <w:r w:rsidDel="00000000" w:rsidR="00000000" w:rsidRPr="00000000">
        <w:rPr>
          <w:rFonts w:ascii="Arial" w:cs="Arial" w:eastAsia="Arial" w:hAnsi="Arial"/>
          <w:b w:val="0"/>
          <w:bCs w:val="0"/>
          <w:i w:val="0"/>
          <w:iCs w:val="0"/>
          <w:smallCaps w:val="0"/>
          <w:strike w:val="0"/>
          <w:color w:val="000000"/>
          <w:sz w:val="20.034568786621094"/>
          <w:szCs w:val="20.034568786621094"/>
          <w:u w:val="none"/>
          <w:shd w:fill="auto" w:val="clear"/>
          <w:vertAlign w:val="baseline"/>
          <w:rtl w:val="0"/>
        </w:rPr>
        <w:t xml:space="preserve">sample of 50 posts,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49 were labelled Slovene-dominant and 1 Not-Slovene.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722900390625" w:line="275.5045509338379" w:lineRule="auto"/>
        <w:ind w:left="8.870925903320312" w:right="1.8511962890625" w:hanging="5.156860351562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These results justify a final corpus that includes the strict core and all three model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supported review groups, while excluding the noisier tag-only and short-tagged mate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rial.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160400390625" w:line="240" w:lineRule="auto"/>
        <w:ind w:left="7.44827270507812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4 . 2 Fals e -n egati ve estim 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685546875" w:line="275.4305076599121" w:lineRule="auto"/>
        <w:ind w:left="0.7894134521484375" w:right="18.5369873046875" w:firstLine="25.344924926757812"/>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Precision validation confirms that posts included in the corpus are Slovene. A separate analysis estimated thefalse-negative rate, i.e. thefraction of Slovene postsfrom known </w:t>
      </w:r>
      <w:r w:rsidDel="00000000" w:rsidR="00000000" w:rsidRPr="00000000">
        <w:rPr>
          <w:rFonts w:ascii="Arial" w:cs="Arial" w:eastAsia="Arial" w:hAnsi="Arial"/>
          <w:b w:val="0"/>
          <w:bCs w:val="0"/>
          <w:i w:val="0"/>
          <w:iCs w:val="0"/>
          <w:smallCaps w:val="0"/>
          <w:strike w:val="0"/>
          <w:color w:val="000000"/>
          <w:sz w:val="19.79534149169922"/>
          <w:szCs w:val="19.79534149169922"/>
          <w:u w:val="none"/>
          <w:shd w:fill="auto" w:val="clear"/>
          <w:vertAlign w:val="baseline"/>
          <w:rtl w:val="0"/>
        </w:rPr>
        <w:t xml:space="preserve">authors that were excluded by the pipeline. A random sample of 200 posts from seed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authors that (a) were not included in the final corpus, (b) carried no Slovene language </w:t>
      </w:r>
      <w:r w:rsidDel="00000000" w:rsidR="00000000" w:rsidRPr="00000000">
        <w:rPr>
          <w:rFonts w:ascii="Arial" w:cs="Arial" w:eastAsia="Arial" w:hAnsi="Arial"/>
          <w:b w:val="0"/>
          <w:bCs w:val="0"/>
          <w:i w:val="0"/>
          <w:iCs w:val="0"/>
          <w:smallCaps w:val="0"/>
          <w:strike w:val="0"/>
          <w:color w:val="000000"/>
          <w:sz w:val="19.73508071899414"/>
          <w:szCs w:val="19.73508071899414"/>
          <w:u w:val="none"/>
          <w:shd w:fill="auto" w:val="clear"/>
          <w:vertAlign w:val="baseline"/>
          <w:rtl w:val="0"/>
        </w:rPr>
        <w:t xml:space="preserve">tag, and (c) met the project’s minimum-text rule of 20 alphabetic characters after URL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and @-mention stripping was manually annotated. Of these, 17 posts (8.5%) were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judged to be Slovene-dominant or Mixed-with-Slovene.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1312255859375" w:line="275.4304790496826" w:lineRule="auto"/>
        <w:ind w:left="13.246688842773438" w:right="22.0904541015625" w:firstLine="13.049087524414062"/>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387725830078"/>
          <w:szCs w:val="19.815387725830078"/>
          <w:u w:val="none"/>
          <w:shd w:fill="auto" w:val="clear"/>
          <w:vertAlign w:val="baseline"/>
          <w:rtl w:val="0"/>
        </w:rPr>
        <w:t xml:space="preserve">Extrapolating to the full pool of 97,968 excluded untagged posts from known authors </w:t>
      </w:r>
      <w:r w:rsidDel="00000000" w:rsidR="00000000" w:rsidRPr="00000000">
        <w:rPr>
          <w:rFonts w:ascii="Arial" w:cs="Arial" w:eastAsia="Arial" w:hAnsi="Arial"/>
          <w:b w:val="0"/>
          <w:bCs w:val="0"/>
          <w:i w:val="0"/>
          <w:iCs w:val="0"/>
          <w:smallCaps w:val="0"/>
          <w:strike w:val="0"/>
          <w:color w:val="000000"/>
          <w:sz w:val="19.74513816833496"/>
          <w:szCs w:val="19.74513816833496"/>
          <w:u w:val="none"/>
          <w:shd w:fill="auto" w:val="clear"/>
          <w:vertAlign w:val="baseline"/>
          <w:rtl w:val="0"/>
        </w:rPr>
        <w:t xml:space="preserve">that met the same minimum-text rule suggests that roughly 8,300 Slovene posts from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the same author set were not captured by the current validated rule. This corresponds </w:t>
      </w:r>
      <w:r w:rsidDel="00000000" w:rsidR="00000000" w:rsidRPr="00000000">
        <w:rPr>
          <w:rFonts w:ascii="Arial" w:cs="Arial" w:eastAsia="Arial" w:hAnsi="Arial"/>
          <w:b w:val="0"/>
          <w:bCs w:val="0"/>
          <w:i w:val="0"/>
          <w:iCs w:val="0"/>
          <w:smallCaps w:val="0"/>
          <w:strike w:val="0"/>
          <w:color w:val="000000"/>
          <w:sz w:val="19.84541893005371"/>
          <w:szCs w:val="19.84541893005371"/>
          <w:u w:val="none"/>
          <w:shd w:fill="auto" w:val="clear"/>
          <w:vertAlign w:val="baseline"/>
          <w:rtl w:val="0"/>
        </w:rPr>
        <w:t xml:space="preserve">to approximately 5.9% of the size of the final corpus. The corpus should therefore be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described as a high-precision sample of Slovene posts from discovered Slovene-linked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authors under the current rule, not as a complete census of all Slovene writing on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Bluesky.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710815429687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5 EMP IR ICA L ANA LYS IS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19580078125" w:line="240" w:lineRule="auto"/>
        <w:ind w:left="12.06710815429687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5 . 1 Co rpus p ro fil 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2490234375" w:line="273.66517066955566" w:lineRule="auto"/>
        <w:ind w:left="8.759307861328125" w:right="-8.75244140625" w:firstLine="0.111618041992187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The final corpus contains 141,013 posts by 432 unique authors, spanning August 2023 to April 2026. Posts are distributed across four decision groups: 85,094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core_tag_supported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(60.3%), 46,134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review_model_consensus_only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(32.7%), 5,632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review_langid_only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(4.0%), and 4,153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review_langdetect_only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The median post length is 86 characters.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458984375" w:line="240" w:lineRule="auto"/>
        <w:ind w:left="12.06710815429687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5 . 2 Pl at fo rm adoption and g row th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732421875" w:line="275.61195373535156" w:lineRule="auto"/>
        <w:ind w:left="14.418258666992188" w:right="-5.4986572265625" w:firstLine="11.52084350585937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Monthly post counts show one dominant structural break. In November 2024, Slovene </w:t>
      </w:r>
      <w:r w:rsidDel="00000000" w:rsidR="00000000" w:rsidRPr="00000000">
        <w:rPr>
          <w:rFonts w:ascii="Arial" w:cs="Arial" w:eastAsia="Arial" w:hAnsi="Arial"/>
          <w:b w:val="0"/>
          <w:bCs w:val="0"/>
          <w:i w:val="0"/>
          <w:iCs w:val="0"/>
          <w:smallCaps w:val="0"/>
          <w:strike w:val="0"/>
          <w:color w:val="000000"/>
          <w:sz w:val="19.984966278076172"/>
          <w:szCs w:val="19.984966278076172"/>
          <w:u w:val="none"/>
          <w:shd w:fill="auto" w:val="clear"/>
          <w:vertAlign w:val="baseline"/>
          <w:rtl w:val="0"/>
        </w:rPr>
        <w:t xml:space="preserve">post volume increased from 31 in October 2024 to 5,984 the following month, a 193-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fold increase. Volume then stabilised at roughly 7,000–9,000 posts per month through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most of 2025 and early 2026.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029541015625" w:line="275.11104583740234" w:lineRule="auto"/>
        <w:ind w:left="14.46014404296875" w:right="2.03857421875" w:hanging="10.6869506835937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541893005371"/>
          <w:szCs w:val="19.84541893005371"/>
          <w:u w:val="none"/>
          <w:shd w:fill="auto" w:val="clear"/>
          <w:vertAlign w:val="baseline"/>
          <w:rtl w:val="0"/>
        </w:rPr>
        <w:t xml:space="preserve">Author first-seen dates are likewise concentrated in late 2024: 172 authors have their </w:t>
      </w:r>
      <w:r w:rsidDel="00000000" w:rsidR="00000000" w:rsidRPr="00000000">
        <w:rPr>
          <w:rFonts w:ascii="Arial" w:cs="Arial" w:eastAsia="Arial" w:hAnsi="Arial"/>
          <w:b w:val="0"/>
          <w:bCs w:val="0"/>
          <w:i w:val="0"/>
          <w:iCs w:val="0"/>
          <w:smallCaps w:val="0"/>
          <w:strike w:val="0"/>
          <w:color w:val="000000"/>
          <w:sz w:val="19.79534149169922"/>
          <w:szCs w:val="19.79534149169922"/>
          <w:u w:val="none"/>
          <w:shd w:fill="auto" w:val="clear"/>
          <w:vertAlign w:val="baseline"/>
          <w:rtl w:val="0"/>
        </w:rPr>
        <w:t xml:space="preserve">first included post in November 2024 and 50 in December 2024. The corpus neverthe </w:t>
      </w:r>
      <w:r w:rsidDel="00000000" w:rsidR="00000000" w:rsidRPr="00000000">
        <w:rPr>
          <w:rFonts w:ascii="Arial" w:cs="Arial" w:eastAsia="Arial" w:hAnsi="Arial"/>
          <w:b w:val="0"/>
          <w:bCs w:val="0"/>
          <w:i w:val="0"/>
          <w:iCs w:val="0"/>
          <w:smallCaps w:val="0"/>
          <w:strike w:val="0"/>
          <w:color w:val="000000"/>
          <w:sz w:val="20.093931198120117"/>
          <w:szCs w:val="20.093931198120117"/>
          <w:u w:val="none"/>
          <w:shd w:fill="auto" w:val="clear"/>
          <w:vertAlign w:val="baseline"/>
          <w:rtl w:val="0"/>
        </w:rPr>
        <w:t xml:space="preserve">less contains low but non-zero pre-November 2024 activity, with 30 authors whose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first included post falls between August 2023 and October 2024.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786865234375" w:line="240" w:lineRule="auto"/>
        <w:ind w:left="12.06710815429687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5 . 3 Tempo ral patte rns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349365234375" w:line="274.41819190979004" w:lineRule="auto"/>
        <w:ind w:left="13.332748413085938" w:right="2.3138427734375" w:firstLine="13.357543945312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34568786621094"/>
          <w:szCs w:val="20.034568786621094"/>
          <w:u w:val="none"/>
          <w:shd w:fill="auto" w:val="clear"/>
          <w:vertAlign w:val="baseline"/>
          <w:rtl w:val="0"/>
        </w:rPr>
        <w:t xml:space="preserve">Posting activity follows a clear daily rhythm consistent with Central European Time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(UTC+1/UTC+2). A morning peak occurs at 09:00–10:00 UTC (10–11 AM local) and a stronger evening peak at 18:00–19:00 UTC (7–8 PM local). Activity is lowest be </w:t>
      </w:r>
      <w:r w:rsidDel="00000000" w:rsidR="00000000" w:rsidRPr="00000000">
        <w:rPr>
          <w:rFonts w:ascii="Arial" w:cs="Arial" w:eastAsia="Arial" w:hAnsi="Arial"/>
          <w:b w:val="0"/>
          <w:bCs w:val="0"/>
          <w:i w:val="0"/>
          <w:iCs w:val="0"/>
          <w:smallCaps w:val="0"/>
          <w:strike w:val="0"/>
          <w:color w:val="000000"/>
          <w:sz w:val="19.905345916748047"/>
          <w:szCs w:val="19.905345916748047"/>
          <w:u w:val="none"/>
          <w:shd w:fill="auto" w:val="clear"/>
          <w:vertAlign w:val="baseline"/>
          <w:rtl w:val="0"/>
        </w:rPr>
        <w:t xml:space="preserve">tween 01:00 and 04:00 UTC. This pattern is consistent with a community of primarily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Slovenian-timezone users posting during breaks and after work.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375732421875" w:line="240" w:lineRule="auto"/>
        <w:ind w:left="12.06710815429687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5 . 4 In te rac tion al st ruc tu re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701904296875" w:line="275.0123977661133" w:lineRule="auto"/>
        <w:ind w:left="8.653335571289062" w:right="-10.4034423828125" w:firstLine="16.929855346679688"/>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4513816833496"/>
          <w:szCs w:val="19.74513816833496"/>
          <w:u w:val="none"/>
          <w:shd w:fill="auto" w:val="clear"/>
          <w:vertAlign w:val="baseline"/>
          <w:rtl w:val="0"/>
        </w:rPr>
        <w:t xml:space="preserve">Using a mutually exclusive hierarchy that counts reply-quote combinations as replies,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the corpus is dominated by reply posts. Of the 141,013 posts, 96,278 (68.3%) are </w:t>
      </w:r>
      <w:r w:rsidDel="00000000" w:rsidR="00000000" w:rsidRPr="00000000">
        <w:rPr>
          <w:rFonts w:ascii="Arial" w:cs="Arial" w:eastAsia="Arial" w:hAnsi="Arial"/>
          <w:b w:val="0"/>
          <w:bCs w:val="0"/>
          <w:i w:val="0"/>
          <w:iCs w:val="0"/>
          <w:smallCaps w:val="0"/>
          <w:strike w:val="0"/>
          <w:color w:val="000000"/>
          <w:sz w:val="19.815387725830078"/>
          <w:szCs w:val="19.815387725830078"/>
          <w:u w:val="none"/>
          <w:shd w:fill="auto" w:val="clear"/>
          <w:vertAlign w:val="baseline"/>
          <w:rtl w:val="0"/>
        </w:rPr>
        <w:t xml:space="preserve">replies, 41,517 (29.4%) are original posts, and 3,218 (2.3%) are non-reply quote posts. </w:t>
      </w:r>
      <w:r w:rsidDel="00000000" w:rsidR="00000000" w:rsidRPr="00000000">
        <w:rPr>
          <w:rFonts w:ascii="Arial" w:cs="Arial" w:eastAsia="Arial" w:hAnsi="Arial"/>
          <w:b w:val="0"/>
          <w:bCs w:val="0"/>
          <w:i w:val="0"/>
          <w:iCs w:val="0"/>
          <w:smallCaps w:val="0"/>
          <w:strike w:val="0"/>
          <w:color w:val="000000"/>
          <w:sz w:val="19.73508071899414"/>
          <w:szCs w:val="19.73508071899414"/>
          <w:u w:val="none"/>
          <w:shd w:fill="auto" w:val="clear"/>
          <w:vertAlign w:val="baseline"/>
          <w:rtl w:val="0"/>
        </w:rPr>
        <w:t xml:space="preserve">The median reply is 77 characters, compared to 114 characters for original posts. This </w:t>
      </w:r>
      <w:r w:rsidDel="00000000" w:rsidR="00000000" w:rsidRPr="00000000">
        <w:rPr>
          <w:rFonts w:ascii="Arial" w:cs="Arial" w:eastAsia="Arial" w:hAnsi="Arial"/>
          <w:b w:val="0"/>
          <w:bCs w:val="0"/>
          <w:i w:val="0"/>
          <w:iCs w:val="0"/>
          <w:smallCaps w:val="0"/>
          <w:strike w:val="0"/>
          <w:color w:val="000000"/>
          <w:sz w:val="20.04447364807129"/>
          <w:szCs w:val="20.04447364807129"/>
          <w:u w:val="none"/>
          <w:shd w:fill="auto" w:val="clear"/>
          <w:vertAlign w:val="baseline"/>
          <w:rtl w:val="0"/>
        </w:rPr>
        <w:t xml:space="preserve">reply-heavy pattern suggests that Slovene Bluesky use is strongly oriented towards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dialogue rather than broadcasting.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6535034179688" w:line="275.88074684143066" w:lineRule="auto"/>
        <w:ind w:left="22.102508544921875" w:right="10.228271484375" w:hanging="13.34320068359375"/>
        <w:jc w:val="left"/>
        <w:rPr>
          <w:rFonts w:ascii="Arial" w:cs="Arial" w:eastAsia="Arial" w:hAnsi="Arial"/>
          <w:b w:val="0"/>
          <w:bCs w:val="0"/>
          <w:i w:val="0"/>
          <w:iCs w:val="0"/>
          <w:smallCaps w:val="0"/>
          <w:strike w:val="0"/>
          <w:color w:val="000000"/>
          <w:sz w:val="19.77527618408203"/>
          <w:szCs w:val="19.7752761840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The overall statistics mask a clear division between account types. Several accounts </w:t>
      </w:r>
      <w:r w:rsidDel="00000000" w:rsidR="00000000" w:rsidRPr="00000000">
        <w:rPr>
          <w:rFonts w:ascii="Arial" w:cs="Arial" w:eastAsia="Arial" w:hAnsi="Arial"/>
          <w:b w:val="0"/>
          <w:bCs w:val="0"/>
          <w:i w:val="0"/>
          <w:iCs w:val="0"/>
          <w:smallCaps w:val="0"/>
          <w:strike w:val="0"/>
          <w:color w:val="000000"/>
          <w:sz w:val="19.77527618408203"/>
          <w:szCs w:val="19.77527618408203"/>
          <w:u w:val="none"/>
          <w:shd w:fill="auto" w:val="clear"/>
          <w:vertAlign w:val="baseline"/>
          <w:rtl w:val="0"/>
        </w:rPr>
        <w:t xml:space="preserve">in the corpus—a national sports news outlet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sportklubslovenija.bsky.social</w:t>
      </w:r>
      <w:r w:rsidDel="00000000" w:rsidR="00000000" w:rsidRPr="00000000">
        <w:rPr>
          <w:rFonts w:ascii="Arial" w:cs="Arial" w:eastAsia="Arial" w:hAnsi="Arial"/>
          <w:b w:val="0"/>
          <w:bCs w:val="0"/>
          <w:i w:val="0"/>
          <w:iCs w:val="0"/>
          <w:smallCaps w:val="0"/>
          <w:strike w:val="0"/>
          <w:color w:val="000000"/>
          <w:sz w:val="19.77527618408203"/>
          <w:szCs w:val="19.77527618408203"/>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707727432251" w:lineRule="auto"/>
        <w:ind w:left="13.437957763671875" w:right="-0.498046875" w:hanging="3.3651733398437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the SUP community account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supdeska.bsky.social</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 and an environmental or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ganisation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alpeadriagreen.bsky.social</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)—have reply rates of 0%, functioning as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pure broadcasters. Individual users, by contrast, often show reply rates exceeding </w:t>
      </w:r>
      <w:r w:rsidDel="00000000" w:rsidR="00000000" w:rsidRPr="00000000">
        <w:rPr>
          <w:rFonts w:ascii="Arial" w:cs="Arial" w:eastAsia="Arial" w:hAnsi="Arial"/>
          <w:b w:val="0"/>
          <w:bCs w:val="0"/>
          <w:i w:val="0"/>
          <w:iCs w:val="0"/>
          <w:smallCaps w:val="0"/>
          <w:strike w:val="0"/>
          <w:color w:val="000000"/>
          <w:sz w:val="20.014741897583008"/>
          <w:szCs w:val="20.014741897583008"/>
          <w:u w:val="none"/>
          <w:shd w:fill="auto" w:val="clear"/>
          <w:vertAlign w:val="baseline"/>
          <w:rtl w:val="0"/>
        </w:rPr>
        <w:t xml:space="preserve">80–90%. The inclusion of institutional broadcast accounts inflates the original-post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count; among individual users the community is even more strongly conversational.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539794921875" w:line="274.1119194030762" w:lineRule="auto"/>
        <w:ind w:left="13.437957763671875" w:right="-0.1171875" w:firstLine="13.395767211914062"/>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13679885864258"/>
          <w:szCs w:val="20.113679885864258"/>
          <w:u w:val="none"/>
          <w:shd w:fill="auto" w:val="clear"/>
          <w:vertAlign w:val="baseline"/>
          <w:rtl w:val="0"/>
        </w:rPr>
        <w:t xml:space="preserve">Posts with emoji occur at a rate of 19.5%, with at least one external URL in the post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text at 12.6%, hashtags at 4.9%, and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@-mentions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at 1.2%. The low hashtag rate is </w:t>
      </w:r>
      <w:r w:rsidDel="00000000" w:rsidR="00000000" w:rsidRPr="00000000">
        <w:rPr>
          <w:rFonts w:ascii="Arial" w:cs="Arial" w:eastAsia="Arial" w:hAnsi="Arial"/>
          <w:b w:val="0"/>
          <w:bCs w:val="0"/>
          <w:i w:val="0"/>
          <w:iCs w:val="0"/>
          <w:smallCaps w:val="0"/>
          <w:strike w:val="0"/>
          <w:color w:val="000000"/>
          <w:sz w:val="19.88538932800293"/>
          <w:szCs w:val="19.88538932800293"/>
          <w:u w:val="none"/>
          <w:shd w:fill="auto" w:val="clear"/>
          <w:vertAlign w:val="baseline"/>
          <w:rtl w:val="0"/>
        </w:rPr>
        <w:t xml:space="preserve">consistent with the conversational character of the corpus. Across the whole corpus,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11.2% of posts embed a structured external link card, 8.0% include images, 2.3% are non-reply quote posts embedding another post, 0.5% contain video, and 0.2%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combine a quote-post with attached media. Video is notably rare.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999267578125" w:line="240" w:lineRule="auto"/>
        <w:ind w:left="12.06710815429687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5 . 5 Au tho r concen t ration and in f rast ruc tu re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86767578125" w:line="275.7752323150635" w:lineRule="auto"/>
        <w:ind w:left="13.342361450195312" w:right="1.898193359375" w:firstLine="13.41964721679687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74161529541016"/>
          <w:szCs w:val="20.074161529541016"/>
          <w:u w:val="none"/>
          <w:shd w:fill="auto" w:val="clear"/>
          <w:vertAlign w:val="baseline"/>
          <w:rtl w:val="0"/>
        </w:rPr>
        <w:t xml:space="preserve">Despite having 432 identified authors, posting activity is heavily concentrated. The </w:t>
      </w:r>
      <w:r w:rsidDel="00000000" w:rsidR="00000000" w:rsidRPr="00000000">
        <w:rPr>
          <w:rFonts w:ascii="Arial" w:cs="Arial" w:eastAsia="Arial" w:hAnsi="Arial"/>
          <w:b w:val="0"/>
          <w:bCs w:val="0"/>
          <w:i w:val="0"/>
          <w:iCs w:val="0"/>
          <w:smallCaps w:val="0"/>
          <w:strike w:val="0"/>
          <w:color w:val="000000"/>
          <w:sz w:val="19.79534149169922"/>
          <w:szCs w:val="19.79534149169922"/>
          <w:u w:val="none"/>
          <w:shd w:fill="auto" w:val="clear"/>
          <w:vertAlign w:val="baseline"/>
          <w:rtl w:val="0"/>
        </w:rPr>
        <w:t xml:space="preserve">Gini coefficient of posts per author is 0.82. The top 10% of authors (43 users) account </w:t>
      </w:r>
      <w:r w:rsidDel="00000000" w:rsidR="00000000" w:rsidRPr="00000000">
        <w:rPr>
          <w:rFonts w:ascii="Arial" w:cs="Arial" w:eastAsia="Arial" w:hAnsi="Arial"/>
          <w:b w:val="0"/>
          <w:bCs w:val="0"/>
          <w:i w:val="0"/>
          <w:iCs w:val="0"/>
          <w:smallCaps w:val="0"/>
          <w:strike w:val="0"/>
          <w:color w:val="000000"/>
          <w:sz w:val="19.905345916748047"/>
          <w:szCs w:val="19.905345916748047"/>
          <w:u w:val="none"/>
          <w:shd w:fill="auto" w:val="clear"/>
          <w:vertAlign w:val="baseline"/>
          <w:rtl w:val="0"/>
        </w:rPr>
        <w:t xml:space="preserve">for 69.6% of all posts, and just 22 authors are responsible for 50% of the corpus. The </w:t>
      </w:r>
      <w:r w:rsidDel="00000000" w:rsidR="00000000" w:rsidRPr="00000000">
        <w:rPr>
          <w:rFonts w:ascii="Arial" w:cs="Arial" w:eastAsia="Arial" w:hAnsi="Arial"/>
          <w:b w:val="0"/>
          <w:bCs w:val="0"/>
          <w:i w:val="0"/>
          <w:iCs w:val="0"/>
          <w:smallCaps w:val="0"/>
          <w:strike w:val="0"/>
          <w:color w:val="000000"/>
          <w:sz w:val="19.73508071899414"/>
          <w:szCs w:val="19.73508071899414"/>
          <w:u w:val="none"/>
          <w:shd w:fill="auto" w:val="clear"/>
          <w:vertAlign w:val="baseline"/>
          <w:rtl w:val="0"/>
        </w:rPr>
        <w:t xml:space="preserve">median author contributed 35 posts over the entire collection period. This power-law </w:t>
      </w:r>
      <w:r w:rsidDel="00000000" w:rsidR="00000000" w:rsidRPr="00000000">
        <w:rPr>
          <w:rFonts w:ascii="Arial" w:cs="Arial" w:eastAsia="Arial" w:hAnsi="Arial"/>
          <w:b w:val="0"/>
          <w:bCs w:val="0"/>
          <w:i w:val="0"/>
          <w:iCs w:val="0"/>
          <w:smallCaps w:val="0"/>
          <w:strike w:val="0"/>
          <w:color w:val="000000"/>
          <w:sz w:val="19.80536651611328"/>
          <w:szCs w:val="19.80536651611328"/>
          <w:u w:val="none"/>
          <w:shd w:fill="auto" w:val="clear"/>
          <w:vertAlign w:val="baseline"/>
          <w:rtl w:val="0"/>
        </w:rPr>
        <w:t xml:space="preserve">distribution is characteristic of social media corpora generally, though the concentra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tion here is particularly pronounced given the small and still-forming community.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36328125" w:line="274.5248508453369" w:lineRule="auto"/>
        <w:ind w:left="13.342361450195312" w:right="1.953125" w:firstLine="12.791976928710938"/>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Regarding platform infrastructure, 423 of 432 authors (97.9%) are hosted on Bluesky’s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own PDS infrastructure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*.host.bsky.network</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 while 9 (2.1%) are hosted on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eurosky.social</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 a European-operated independent PDS. This confirms that the </w:t>
      </w:r>
      <w:r w:rsidDel="00000000" w:rsidR="00000000" w:rsidRPr="00000000">
        <w:rPr>
          <w:rFonts w:ascii="Arial" w:cs="Arial" w:eastAsia="Arial" w:hAnsi="Arial"/>
          <w:b w:val="0"/>
          <w:bCs w:val="0"/>
          <w:i w:val="0"/>
          <w:iCs w:val="0"/>
          <w:smallCaps w:val="0"/>
          <w:strike w:val="0"/>
          <w:color w:val="000000"/>
          <w:sz w:val="19.835412979125977"/>
          <w:szCs w:val="19.835412979125977"/>
          <w:u w:val="none"/>
          <w:shd w:fill="auto" w:val="clear"/>
          <w:vertAlign w:val="baseline"/>
          <w:rtl w:val="0"/>
        </w:rPr>
        <w:t xml:space="preserve">corpus is not restricted to a single server and that DID-based PDS resolution is opera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tional in the collection workflow.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5804443359375" w:line="274.3407154083252" w:lineRule="auto"/>
        <w:ind w:left="1.189422607421875" w:right="14.23828125" w:firstLine="25.662231445312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Handle choice is slightly more varied. Of the 432 authors, 395 (91.4%) use a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*.bsky.social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handle, 30 (6.9%) use a user-owned custom domain, and 7 (1.6%)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use a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*.eurosky.social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subdomain. The custom-domain group contributed 13,303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posts (9.4% of the corpus). Two authors combine a custom domain handle with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eurosky.social hosting.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694091796875" w:line="275.6353569030762" w:lineRule="auto"/>
        <w:ind w:left="14.507980346679688" w:right="2.032470703125" w:hanging="5.67611694335937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5437660217285"/>
          <w:szCs w:val="20.05437660217285"/>
          <w:u w:val="none"/>
          <w:shd w:fill="auto" w:val="clear"/>
          <w:vertAlign w:val="baseline"/>
          <w:rtl w:val="0"/>
        </w:rPr>
        <w:t xml:space="preserve">Together, these figures show that most corpus authors use the default Bluesky con </w:t>
      </w:r>
      <w:r w:rsidDel="00000000" w:rsidR="00000000" w:rsidRPr="00000000">
        <w:rPr>
          <w:rFonts w:ascii="Arial" w:cs="Arial" w:eastAsia="Arial" w:hAnsi="Arial"/>
          <w:b w:val="0"/>
          <w:bCs w:val="0"/>
          <w:i w:val="0"/>
          <w:iCs w:val="0"/>
          <w:smallCaps w:val="0"/>
          <w:strike w:val="0"/>
          <w:color w:val="000000"/>
          <w:sz w:val="19.875404357910156"/>
          <w:szCs w:val="19.875404357910156"/>
          <w:u w:val="none"/>
          <w:shd w:fill="auto" w:val="clear"/>
          <w:vertAlign w:val="baseline"/>
          <w:rtl w:val="0"/>
        </w:rPr>
        <w:t xml:space="preserve">figuration, while a smaller minority changed either their public handle, their hosting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provider, or both.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710815429687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5 . 6 Topics : h ash ta gs and linked dom ains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4443359375" w:line="274.1041946411133" w:lineRule="auto"/>
        <w:ind w:left="15.534133911132812" w:right="1.2152099609375" w:firstLine="11.317520141601562"/>
        <w:jc w:val="both"/>
        <w:rPr>
          <w:ins w:author="Nives Hüll" w:id="29" w:date="2026-04-21T14:04:36Z"/>
          <w:rFonts w:ascii="Arial" w:cs="Arial" w:eastAsia="Arial" w:hAnsi="Arial"/>
          <w:b w:val="0"/>
          <w:bCs w:val="0"/>
          <w:i w:val="0"/>
          <w:iCs w:val="0"/>
          <w:smallCaps w:val="0"/>
          <w:strike w:val="0"/>
          <w:color w:val="000000"/>
          <w:sz w:val="20.123546600341797"/>
          <w:szCs w:val="20.123546600341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Hashtag use is sparse but thematically informative. The most frequent hashtags are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#supslovenija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(230 posts),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#supdeska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(187), and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#aquamarina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(177), all con </w:t>
      </w:r>
      <w:r w:rsidDel="00000000" w:rsidR="00000000" w:rsidRPr="00000000">
        <w:rPr>
          <w:rFonts w:ascii="Arial" w:cs="Arial" w:eastAsia="Arial" w:hAnsi="Arial"/>
          <w:b w:val="0"/>
          <w:bCs w:val="0"/>
          <w:i w:val="0"/>
          <w:iCs w:val="0"/>
          <w:smallCaps w:val="0"/>
          <w:strike w:val="0"/>
          <w:color w:val="000000"/>
          <w:sz w:val="19.984966278076172"/>
          <w:szCs w:val="19.984966278076172"/>
          <w:u w:val="none"/>
          <w:shd w:fill="auto" w:val="clear"/>
          <w:vertAlign w:val="baseline"/>
          <w:rtl w:val="0"/>
        </w:rPr>
        <w:t xml:space="preserve">nected to the stand-up paddleboarding (SUP) community, which is evidently a well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represented subgroup.</w:t>
      </w:r>
      <w:ins w:author="Nives Hüll" w:id="29" w:date="2026-04-21T14:04:36Z">
        <w:r w:rsidDel="00000000" w:rsidR="00000000" w:rsidRPr="00000000">
          <w:rPr>
            <w:rtl w:val="0"/>
          </w:rPr>
        </w:r>
      </w:ins>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4443359375" w:line="274.1041946411133" w:lineRule="auto"/>
        <w:ind w:left="15.534133911132812" w:right="1.2152099609375" w:firstLine="11.317520141601562"/>
        <w:jc w:val="both"/>
        <w:rPr>
          <w:ins w:author="Nives Hüll" w:id="31" w:date="2026-04-21T14:05:05Z"/>
          <w:sz w:val="20.123546600341797"/>
          <w:szCs w:val="20.123546600341797"/>
          <w:rPrChange w:author="Nives Hüll" w:id="32" w:date="2026-04-21T14:05:05Z">
            <w:rPr>
              <w:rFonts w:ascii="Arial" w:cs="Arial" w:eastAsia="Arial" w:hAnsi="Arial"/>
              <w:b w:val="0"/>
              <w:bCs w:val="0"/>
              <w:i w:val="0"/>
              <w:iCs w:val="0"/>
              <w:smallCaps w:val="0"/>
              <w:strike w:val="0"/>
              <w:color w:val="000000"/>
              <w:sz w:val="20.123546600341797"/>
              <w:szCs w:val="20.123546600341797"/>
              <w:u w:val="none"/>
              <w:shd w:fill="auto" w:val="clear"/>
              <w:vertAlign w:val="baseline"/>
            </w:rPr>
          </w:rPrChange>
        </w:rPr>
      </w:pPr>
      <w:ins w:author="Nives Hüll" w:id="29" w:date="2026-04-21T14:04:36Z">
        <w:r w:rsidDel="00000000" w:rsidR="00000000" w:rsidRPr="00000000">
          <w:rPr>
            <w:sz w:val="20.123546600341797"/>
            <w:szCs w:val="20.123546600341797"/>
            <w:rtl w:val="0"/>
            <w:rPrChange w:author="Nives Hüll" w:id="30" w:date="2026-04-21T14:04:36Z">
              <w:rPr>
                <w:rFonts w:ascii="Arial" w:cs="Arial" w:eastAsia="Arial" w:hAnsi="Arial"/>
                <w:b w:val="0"/>
                <w:bCs w:val="0"/>
                <w:i w:val="0"/>
                <w:iCs w:val="0"/>
                <w:smallCaps w:val="0"/>
                <w:strike w:val="0"/>
                <w:color w:val="000000"/>
                <w:sz w:val="20.123546600341797"/>
                <w:szCs w:val="20.123546600341797"/>
                <w:u w:val="none"/>
                <w:shd w:fill="auto" w:val="clear"/>
                <w:vertAlign w:val="baseline"/>
              </w:rPr>
            </w:rPrChange>
          </w:rPr>
          <w:t xml:space="preserve">Here we dont know. Sup actually isnt very represented group, its probably just some profiles that are very spamming.</w:t>
        </w:r>
      </w:ins>
      <w:del w:author="Nives Hüll" w:id="29" w:date="2026-04-21T14:04:36Z">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delText xml:space="preserve"> </w:delText>
        </w:r>
      </w:del>
      <w:ins w:author="Nives Hüll" w:id="31" w:date="2026-04-21T14:05:05Z">
        <w:r w:rsidDel="00000000" w:rsidR="00000000" w:rsidRPr="00000000">
          <w:rPr>
            <w:rtl w:val="0"/>
          </w:rPr>
        </w:r>
      </w:ins>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4443359375" w:line="274.1041946411133" w:lineRule="auto"/>
        <w:ind w:left="15.534133911132812" w:right="1.2152099609375" w:firstLine="11.317520141601562"/>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Other frequent hashtags include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#pohvalanadan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(‘praise a day’),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#zelenjavajezakon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(‘vegetables rule’),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#catsofbluesky</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#slovenija</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#kava </w:t>
      </w:r>
      <w:r w:rsidDel="00000000" w:rsidR="00000000" w:rsidRPr="00000000">
        <w:rPr>
          <w:rFonts w:ascii="Arial" w:cs="Arial" w:eastAsia="Arial" w:hAnsi="Arial"/>
          <w:b w:val="0"/>
          <w:bCs w:val="0"/>
          <w:i w:val="0"/>
          <w:iCs w:val="0"/>
          <w:smallCaps w:val="0"/>
          <w:strike w:val="0"/>
          <w:color w:val="000000"/>
          <w:sz w:val="19.994895935058594"/>
          <w:szCs w:val="19.994895935058594"/>
          <w:u w:val="none"/>
          <w:shd w:fill="auto" w:val="clear"/>
          <w:vertAlign w:val="baseline"/>
          <w:rtl w:val="0"/>
        </w:rPr>
        <w:t xml:space="preserve">(‘coffee’), and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#dobrojutro </w:t>
      </w:r>
      <w:r w:rsidDel="00000000" w:rsidR="00000000" w:rsidRPr="00000000">
        <w:rPr>
          <w:rFonts w:ascii="Arial" w:cs="Arial" w:eastAsia="Arial" w:hAnsi="Arial"/>
          <w:b w:val="0"/>
          <w:bCs w:val="0"/>
          <w:i w:val="0"/>
          <w:iCs w:val="0"/>
          <w:smallCaps w:val="0"/>
          <w:strike w:val="0"/>
          <w:color w:val="000000"/>
          <w:sz w:val="19.994895935058594"/>
          <w:szCs w:val="19.994895935058594"/>
          <w:u w:val="none"/>
          <w:shd w:fill="auto" w:val="clear"/>
          <w:vertAlign w:val="baseline"/>
          <w:rtl w:val="0"/>
        </w:rPr>
        <w:t xml:space="preserve">(‘good morning’), reflecting a mix of community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ritual, current events, and platform culture. </w:t>
      </w:r>
      <w:ins w:author="Nives Hüll" w:id="33" w:date="2026-04-21T14:05:21Z">
        <w:r w:rsidDel="00000000" w:rsidR="00000000" w:rsidRPr="00000000">
          <w:rPr>
            <w:sz w:val="19.92527961730957"/>
            <w:szCs w:val="19.92527961730957"/>
            <w:rtl w:val="0"/>
            <w:rPrChange w:author="Nives Hüll" w:id="34" w:date="2026-04-21T14:05:21Z">
              <w:rPr>
                <w:rFonts w:ascii="Arial" w:cs="Arial" w:eastAsia="Arial" w:hAnsi="Arial"/>
                <w:b w:val="0"/>
                <w:bCs w:val="0"/>
                <w:i w:val="0"/>
                <w:iCs w:val="0"/>
                <w:smallCaps w:val="0"/>
                <w:strike w:val="0"/>
                <w:color w:val="000000"/>
                <w:sz w:val="19.92527961730957"/>
                <w:szCs w:val="19.92527961730957"/>
                <w:u w:val="none"/>
                <w:shd w:fill="auto" w:val="clear"/>
                <w:vertAlign w:val="baseline"/>
              </w:rPr>
            </w:rPrChange>
          </w:rPr>
          <w:t xml:space="preserve">– here remove the () explanations fr hashtags.</w:t>
        </w:r>
      </w:ins>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603759765625" w:line="274.34374809265137" w:lineRule="auto"/>
        <w:ind w:left="14.936370849609375" w:right="2.344970703125" w:hanging="6.065444946289062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The most linked external domain is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media.tenor.com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(2,613 posts), indicating fre quent GIF sharing, followed by the news portal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n1info.si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(2,548), the Bluesky link-sharing tool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ebx.sh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(1,804), the Slovene tech news site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tehnozvezdje.si </w:t>
      </w:r>
      <w:r w:rsidDel="00000000" w:rsidR="00000000" w:rsidRPr="00000000">
        <w:rPr>
          <w:rFonts w:ascii="Arial" w:cs="Arial" w:eastAsia="Arial" w:hAnsi="Arial"/>
          <w:b w:val="0"/>
          <w:bCs w:val="0"/>
          <w:i w:val="0"/>
          <w:iCs w:val="0"/>
          <w:smallCaps w:val="0"/>
          <w:strike w:val="0"/>
          <w:color w:val="000000"/>
          <w:sz w:val="20.024658203125"/>
          <w:szCs w:val="20.024658203125"/>
          <w:u w:val="none"/>
          <w:shd w:fill="auto" w:val="clear"/>
          <w:vertAlign w:val="baseline"/>
          <w:rtl w:val="0"/>
        </w:rPr>
        <w:t xml:space="preserve">(1,236), and YouTube/</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youtu.be </w:t>
      </w:r>
      <w:r w:rsidDel="00000000" w:rsidR="00000000" w:rsidRPr="00000000">
        <w:rPr>
          <w:rFonts w:ascii="Arial" w:cs="Arial" w:eastAsia="Arial" w:hAnsi="Arial"/>
          <w:b w:val="0"/>
          <w:bCs w:val="0"/>
          <w:i w:val="0"/>
          <w:iCs w:val="0"/>
          <w:smallCaps w:val="0"/>
          <w:strike w:val="0"/>
          <w:color w:val="000000"/>
          <w:sz w:val="20.024658203125"/>
          <w:szCs w:val="20.024658203125"/>
          <w:u w:val="none"/>
          <w:shd w:fill="auto" w:val="clear"/>
          <w:vertAlign w:val="baseline"/>
          <w:rtl w:val="0"/>
        </w:rPr>
        <w:t xml:space="preserve">(1,436 combined). The national public broadcaster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rtvslo.si </w:t>
      </w:r>
      <w:r w:rsidDel="00000000" w:rsidR="00000000" w:rsidRPr="00000000">
        <w:rPr>
          <w:rFonts w:ascii="Arial" w:cs="Arial" w:eastAsia="Arial" w:hAnsi="Arial"/>
          <w:b w:val="0"/>
          <w:bCs w:val="0"/>
          <w:i w:val="0"/>
          <w:iCs w:val="0"/>
          <w:smallCaps w:val="0"/>
          <w:strike w:val="0"/>
          <w:color w:val="000000"/>
          <w:sz w:val="19.935239791870117"/>
          <w:szCs w:val="19.935239791870117"/>
          <w:u w:val="none"/>
          <w:shd w:fill="auto" w:val="clear"/>
          <w:vertAlign w:val="baseline"/>
          <w:rtl w:val="0"/>
        </w:rPr>
        <w:t xml:space="preserve">(702) also features prominently. GIF sharing as the single most common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link type underscores the informal and conversational register of the corpus.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552734375" w:line="240" w:lineRule="auto"/>
        <w:ind w:left="12.06710815429687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5 . 7 Lin guistic p ro fil e and mul tilin gu ali t 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4443359375" w:line="274.2216396331787" w:lineRule="auto"/>
        <w:ind w:left="17.725906372070312" w:right="22.2698974609375" w:hanging="13.935928344726562"/>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A notable feature of the corpus is the frequency of mixed language tagging. Of the 141,013 posts, 58,416 (41.4%) were tagged by their authors with both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sl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en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language codes. By contrast, the language identification model langid detected a </w:t>
      </w:r>
      <w:r w:rsidDel="00000000" w:rsidR="00000000" w:rsidRPr="00000000">
        <w:rPr>
          <w:rFonts w:ascii="Arial" w:cs="Arial" w:eastAsia="Arial" w:hAnsi="Arial"/>
          <w:b w:val="0"/>
          <w:bCs w:val="0"/>
          <w:i w:val="0"/>
          <w:iCs w:val="0"/>
          <w:smallCaps w:val="0"/>
          <w:strike w:val="0"/>
          <w:color w:val="000000"/>
          <w:sz w:val="19.88538932800293"/>
          <w:szCs w:val="19.88538932800293"/>
          <w:u w:val="none"/>
          <w:shd w:fill="auto" w:val="clear"/>
          <w:vertAlign w:val="baseline"/>
          <w:rtl w:val="0"/>
        </w:rPr>
        <w:t xml:space="preserve">non-Slovene primary language in only 7.3% of posts. The predominant non-Slovene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labels assigned by langid were Croatian (</w:t>
      </w:r>
      <w:r w:rsidDel="00000000" w:rsidR="00000000" w:rsidRPr="00000000">
        <w:rPr>
          <w:rFonts w:ascii="Oi" w:cs="Oi" w:eastAsia="Oi" w:hAnsi="Oi"/>
          <w:b w:val="0"/>
          <w:bCs w:val="0"/>
          <w:i w:val="1"/>
          <w:iCs w:val="1"/>
          <w:smallCaps w:val="0"/>
          <w:strike w:val="0"/>
          <w:color w:val="000000"/>
          <w:sz w:val="20.123546600341797"/>
          <w:szCs w:val="20.123546600341797"/>
          <w:u w:val="none"/>
          <w:shd w:fill="auto" w:val="clear"/>
          <w:vertAlign w:val="baseline"/>
          <w:rtl w:val="0"/>
        </w:rPr>
        <w:t xml:space="preserve">hr</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 4,506 posts) and Bosnian (</w:t>
      </w:r>
      <w:r w:rsidDel="00000000" w:rsidR="00000000" w:rsidRPr="00000000">
        <w:rPr>
          <w:rFonts w:ascii="Oi" w:cs="Oi" w:eastAsia="Oi" w:hAnsi="Oi"/>
          <w:b w:val="0"/>
          <w:bCs w:val="0"/>
          <w:i w:val="1"/>
          <w:iCs w:val="1"/>
          <w:smallCaps w:val="0"/>
          <w:strike w:val="0"/>
          <w:color w:val="000000"/>
          <w:sz w:val="20.123546600341797"/>
          <w:szCs w:val="20.123546600341797"/>
          <w:u w:val="none"/>
          <w:shd w:fill="auto" w:val="clear"/>
          <w:vertAlign w:val="baseline"/>
          <w:rtl w:val="0"/>
        </w:rPr>
        <w:t xml:space="preserve">bs</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 2,285 posts)—closely related South Slavic languages for which cross-label confusion by </w:t>
      </w:r>
      <w:r w:rsidDel="00000000" w:rsidR="00000000" w:rsidRPr="00000000">
        <w:rPr>
          <w:rFonts w:ascii="Arial" w:cs="Arial" w:eastAsia="Arial" w:hAnsi="Arial"/>
          <w:b w:val="0"/>
          <w:bCs w:val="0"/>
          <w:i w:val="0"/>
          <w:iCs w:val="0"/>
          <w:smallCaps w:val="0"/>
          <w:strike w:val="0"/>
          <w:color w:val="000000"/>
          <w:sz w:val="19.835412979125977"/>
          <w:szCs w:val="19.835412979125977"/>
          <w:u w:val="none"/>
          <w:shd w:fill="auto" w:val="clear"/>
          <w:vertAlign w:val="baseline"/>
          <w:rtl w:val="0"/>
        </w:rPr>
        <w:t xml:space="preserve">automatic detectors is common. Genuine English-dominant content was detected in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only 278 posts.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993408203125" w:line="274.64698791503906" w:lineRule="auto"/>
        <w:ind w:left="13.385391235351562" w:right="22.362060546875" w:hanging="4.5144653320312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The high rate of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sl+en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author tagging without corresponding English detection by langid suggests a user-interface effect: Bluesky users with English-language app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settings may have English added automatically to their post language tags, rather than </w:t>
      </w:r>
      <w:r w:rsidDel="00000000" w:rsidR="00000000" w:rsidRPr="00000000">
        <w:rPr>
          <w:rFonts w:ascii="Arial" w:cs="Arial" w:eastAsia="Arial" w:hAnsi="Arial"/>
          <w:b w:val="0"/>
          <w:bCs w:val="0"/>
          <w:i w:val="0"/>
          <w:iCs w:val="0"/>
          <w:smallCaps w:val="0"/>
          <w:strike w:val="0"/>
          <w:color w:val="000000"/>
          <w:sz w:val="20.014741897583008"/>
          <w:szCs w:val="20.014741897583008"/>
          <w:u w:val="none"/>
          <w:shd w:fill="auto" w:val="clear"/>
          <w:vertAlign w:val="baseline"/>
          <w:rtl w:val="0"/>
        </w:rPr>
        <w:t xml:space="preserve">this reflecting systematic code-switching at the post level. The corpus nevertheless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contains posts with English lexical insertions within otherwise Slovene text, which </w:t>
      </w:r>
      <w:r w:rsidDel="00000000" w:rsidR="00000000" w:rsidRPr="00000000">
        <w:rPr>
          <w:rFonts w:ascii="Arial" w:cs="Arial" w:eastAsia="Arial" w:hAnsi="Arial"/>
          <w:b w:val="0"/>
          <w:bCs w:val="0"/>
          <w:i w:val="0"/>
          <w:iCs w:val="0"/>
          <w:smallCaps w:val="0"/>
          <w:strike w:val="0"/>
          <w:color w:val="000000"/>
          <w:sz w:val="19.79534149169922"/>
          <w:szCs w:val="19.79534149169922"/>
          <w:u w:val="none"/>
          <w:shd w:fill="auto" w:val="clear"/>
          <w:vertAlign w:val="baseline"/>
          <w:rtl w:val="0"/>
        </w:rPr>
        <w:t xml:space="preserve">are retained as authentic examples of the mixed-register writing characteristic of this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community.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637084960937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6 D ISCUSS 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46923828125" w:line="274.5249938964844" w:lineRule="auto"/>
        <w:ind w:left="14.250946044921875" w:right="19.7930908203125" w:hanging="5.58090209960937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65233993530273"/>
          <w:szCs w:val="19.765233993530273"/>
          <w:u w:val="none"/>
          <w:shd w:fill="auto" w:val="clear"/>
          <w:vertAlign w:val="baseline"/>
          <w:rtl w:val="0"/>
        </w:rPr>
        <w:t xml:space="preserve">The empirical findings in the previous section can be read in two ways: as descriptive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statistics about a dataset, or as a portrait of a community caught in the process of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forming. </w:t>
      </w:r>
      <w:del w:author="Nives Hüll" w:id="35" w:date="2026-04-21T14:06:17Z">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delText xml:space="preserve">This section takes the second reading. </w:delText>
        </w:r>
      </w:del>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131591796875" w:line="240" w:lineRule="auto"/>
        <w:ind w:left="14.93637084960937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6 . 1 A communi t y wi th a visibl e histo r 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450439453125" w:line="274.5528316497803" w:lineRule="auto"/>
        <w:ind w:left="14.250946044921875" w:right="21.2152099609375" w:firstLine="12.397460937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Most corpora are static snapshots — the social processes that produced them are </w:t>
      </w:r>
      <w:r w:rsidDel="00000000" w:rsidR="00000000" w:rsidRPr="00000000">
        <w:rPr>
          <w:rFonts w:ascii="Arial" w:cs="Arial" w:eastAsia="Arial" w:hAnsi="Arial"/>
          <w:b w:val="0"/>
          <w:bCs w:val="0"/>
          <w:i w:val="0"/>
          <w:iCs w:val="0"/>
          <w:smallCaps w:val="0"/>
          <w:strike w:val="0"/>
          <w:color w:val="000000"/>
          <w:sz w:val="19.905345916748047"/>
          <w:szCs w:val="19.905345916748047"/>
          <w:u w:val="none"/>
          <w:shd w:fill="auto" w:val="clear"/>
          <w:vertAlign w:val="baseline"/>
          <w:rtl w:val="0"/>
        </w:rPr>
        <w:t xml:space="preserve">invisible in the data. This corpus is unusual in that its own growth structure narrates </w:t>
      </w:r>
      <w:r w:rsidDel="00000000" w:rsidR="00000000" w:rsidRPr="00000000">
        <w:rPr>
          <w:rFonts w:ascii="Arial" w:cs="Arial" w:eastAsia="Arial" w:hAnsi="Arial"/>
          <w:b w:val="0"/>
          <w:bCs w:val="0"/>
          <w:i w:val="0"/>
          <w:iCs w:val="0"/>
          <w:smallCaps w:val="0"/>
          <w:strike w:val="0"/>
          <w:color w:val="000000"/>
          <w:sz w:val="20.064271926879883"/>
          <w:szCs w:val="20.064271926879883"/>
          <w:u w:val="none"/>
          <w:shd w:fill="auto" w:val="clear"/>
          <w:vertAlign w:val="baseline"/>
          <w:rtl w:val="0"/>
        </w:rPr>
        <w:t xml:space="preserve">a social history. The near-zero activity before November 2024 and the sudden ×193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spike in that month are not noise: they mark the clearest structural break in the corpus. A majority of authors first appear in the corpus in November or December </w:t>
      </w:r>
      <w:r w:rsidDel="00000000" w:rsidR="00000000" w:rsidRPr="00000000">
        <w:rPr>
          <w:rFonts w:ascii="Arial" w:cs="Arial" w:eastAsia="Arial" w:hAnsi="Arial"/>
          <w:b w:val="0"/>
          <w:bCs w:val="0"/>
          <w:i w:val="0"/>
          <w:iCs w:val="0"/>
          <w:smallCaps w:val="0"/>
          <w:strike w:val="0"/>
          <w:color w:val="000000"/>
          <w:sz w:val="20.014741897583008"/>
          <w:szCs w:val="20.014741897583008"/>
          <w:u w:val="none"/>
          <w:shd w:fill="auto" w:val="clear"/>
          <w:vertAlign w:val="baseline"/>
          <w:rtl w:val="0"/>
        </w:rPr>
        <w:t xml:space="preserve">2024, while lower-volume activity is already present from August 2023 onward. The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corpus therefore functions simultaneously as a linguistic resource and as a record of a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community in transition.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7431640625" w:line="275.75268745422363" w:lineRule="auto"/>
        <w:ind w:left="6.11053466796875" w:right="23.077392578125" w:firstLine="2.749176025390625"/>
        <w:jc w:val="both"/>
        <w:rPr>
          <w:ins w:author="Nives Hüll" w:id="36" w:date="2026-04-21T14:06:59Z"/>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0380744934082"/>
          <w:szCs w:val="20.10380744934082"/>
          <w:u w:val="none"/>
          <w:shd w:fill="auto" w:val="clear"/>
          <w:vertAlign w:val="baseline"/>
          <w:rtl w:val="0"/>
        </w:rPr>
        <w:t xml:space="preserve">This has an implication for how the corpus should be used. Any NLP model trained </w:t>
      </w:r>
      <w:r w:rsidDel="00000000" w:rsidR="00000000" w:rsidRPr="00000000">
        <w:rPr>
          <w:rFonts w:ascii="Arial" w:cs="Arial" w:eastAsia="Arial" w:hAnsi="Arial"/>
          <w:b w:val="0"/>
          <w:bCs w:val="0"/>
          <w:i w:val="0"/>
          <w:iCs w:val="0"/>
          <w:smallCaps w:val="0"/>
          <w:strike w:val="0"/>
          <w:color w:val="000000"/>
          <w:sz w:val="19.835412979125977"/>
          <w:szCs w:val="19.835412979125977"/>
          <w:u w:val="none"/>
          <w:shd w:fill="auto" w:val="clear"/>
          <w:vertAlign w:val="baseline"/>
          <w:rtl w:val="0"/>
        </w:rPr>
        <w:t xml:space="preserve">on it, or any linguistic analysis conducted with it, is working with language produced </w:t>
      </w:r>
      <w:r w:rsidDel="00000000" w:rsidR="00000000" w:rsidRPr="00000000">
        <w:rPr>
          <w:rFonts w:ascii="Arial" w:cs="Arial" w:eastAsia="Arial" w:hAnsi="Arial"/>
          <w:b w:val="0"/>
          <w:bCs w:val="0"/>
          <w:i w:val="0"/>
          <w:iCs w:val="0"/>
          <w:smallCaps w:val="0"/>
          <w:strike w:val="0"/>
          <w:color w:val="000000"/>
          <w:sz w:val="19.915313720703125"/>
          <w:szCs w:val="19.915313720703125"/>
          <w:u w:val="none"/>
          <w:shd w:fill="auto" w:val="clear"/>
          <w:vertAlign w:val="baseline"/>
          <w:rtl w:val="0"/>
        </w:rPr>
        <w:t xml:space="preserve">under specific social conditions: by people who chose to move platforms, who were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actively establishing a new online presence, and who were in many cases reconnecting </w:t>
      </w:r>
      <w:r w:rsidDel="00000000" w:rsidR="00000000" w:rsidRPr="00000000">
        <w:rPr>
          <w:rFonts w:ascii="Arial" w:cs="Arial" w:eastAsia="Arial" w:hAnsi="Arial"/>
          <w:b w:val="0"/>
          <w:bCs w:val="0"/>
          <w:i w:val="0"/>
          <w:iCs w:val="0"/>
          <w:smallCaps w:val="0"/>
          <w:strike w:val="0"/>
          <w:color w:val="000000"/>
          <w:sz w:val="19.77527618408203"/>
          <w:szCs w:val="19.77527618408203"/>
          <w:u w:val="none"/>
          <w:shd w:fill="auto" w:val="clear"/>
          <w:vertAlign w:val="baseline"/>
          <w:rtl w:val="0"/>
        </w:rPr>
        <w:t xml:space="preserve">with each other after a period of platform disruption. Whether these conditions leave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traces in the language is an open question, but it is worth asking. </w:t>
      </w:r>
      <w:ins w:author="Nives Hüll" w:id="36" w:date="2026-04-21T14:06:59Z">
        <w:r w:rsidDel="00000000" w:rsidR="00000000" w:rsidRPr="00000000">
          <w:rPr>
            <w:rtl w:val="0"/>
          </w:rPr>
        </w:r>
      </w:ins>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7431640625" w:line="275.75268745422363" w:lineRule="auto"/>
        <w:ind w:left="6.11053466796875" w:right="23.077392578125" w:firstLine="2.749176025390625"/>
        <w:jc w:val="both"/>
        <w:rPr>
          <w:sz w:val="19.92527961730957"/>
          <w:szCs w:val="19.92527961730957"/>
          <w:rPrChange w:author="Nives Hüll" w:id="37" w:date="2026-04-21T14:06:59Z">
            <w:rPr>
              <w:rFonts w:ascii="Arial" w:cs="Arial" w:eastAsia="Arial" w:hAnsi="Arial"/>
              <w:b w:val="0"/>
              <w:bCs w:val="0"/>
              <w:i w:val="0"/>
              <w:iCs w:val="0"/>
              <w:smallCaps w:val="0"/>
              <w:strike w:val="0"/>
              <w:color w:val="000000"/>
              <w:sz w:val="19.92527961730957"/>
              <w:szCs w:val="19.92527961730957"/>
              <w:u w:val="none"/>
              <w:shd w:fill="auto" w:val="clear"/>
              <w:vertAlign w:val="baseline"/>
            </w:rPr>
          </w:rPrChange>
        </w:rPr>
      </w:pPr>
      <w:ins w:author="Nives Hüll" w:id="36" w:date="2026-04-21T14:06:59Z">
        <w:r w:rsidDel="00000000" w:rsidR="00000000" w:rsidRPr="00000000">
          <w:rPr>
            <w:sz w:val="19.92527961730957"/>
            <w:szCs w:val="19.92527961730957"/>
            <w:rtl w:val="0"/>
            <w:rPrChange w:author="Nives Hüll" w:id="37" w:date="2026-04-21T14:06:59Z">
              <w:rPr>
                <w:rFonts w:ascii="Arial" w:cs="Arial" w:eastAsia="Arial" w:hAnsi="Arial"/>
                <w:b w:val="0"/>
                <w:bCs w:val="0"/>
                <w:i w:val="0"/>
                <w:iCs w:val="0"/>
                <w:smallCaps w:val="0"/>
                <w:strike w:val="0"/>
                <w:color w:val="000000"/>
                <w:sz w:val="19.92527961730957"/>
                <w:szCs w:val="19.92527961730957"/>
                <w:u w:val="none"/>
                <w:shd w:fill="auto" w:val="clear"/>
                <w:vertAlign w:val="baseline"/>
              </w:rPr>
            </w:rPrChange>
          </w:rPr>
          <w:t xml:space="preserve">Hm, i dont really want to emphasize that training can be done on it. Its not my main point. </w:t>
        </w:r>
      </w:ins>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09326171875" w:line="240" w:lineRule="auto"/>
        <w:ind w:left="14.93637084960937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6 . 2 Di alo gu e ove r b roadcastin 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4188232421875" w:line="274.1839027404785" w:lineRule="auto"/>
        <w:ind w:left="18.921432495117188" w:right="2.2344970703125" w:hanging="10.061721801757812"/>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0380744934082"/>
          <w:szCs w:val="20.10380744934082"/>
          <w:u w:val="none"/>
          <w:shd w:fill="auto" w:val="clear"/>
          <w:vertAlign w:val="baseline"/>
          <w:rtl w:val="0"/>
        </w:rPr>
        <w:t xml:space="preserve">The most striking single finding is the reply rate: 68.3% of all posts are replies. Peo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ple are using the platform primarily to talk to each other, not only to publish at an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audience.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8612060546875" w:line="275.0197219848633" w:lineRule="auto"/>
        <w:ind w:left="14.139328002929688" w:right="11.7724609375" w:hanging="5.26840209960937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This is reinforced by the broadcaster/conversationalist split. The small number of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institutional accounts (sports news, environmental organisations, community groups) post exclusively original content. Among individual users the reply rate is often above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80–90%. If institutional accounts are set aside, the community looks even more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strongly conversational.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4785766601562" w:line="275.88738441467285" w:lineRule="auto"/>
        <w:ind w:left="3.7779998779296875" w:right="-10.728759765625" w:firstLine="14.9362182617187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One interpretation is that this reflects the early-adopter character of the community: a small group of people who know each other, or quickly come to know each other, and who use the platform as a spacefor ongoing dialogue rather than mass communication.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As the community grows, this dynamic may shift.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637084960937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6 . 3 Sm all bu t coh e ren 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27783203125" w:line="274.54310417175293" w:lineRule="auto"/>
        <w:ind w:left="5.3968048095703125" w:right="23.3087158203125" w:hanging="0.823745727539062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5514678955078"/>
          <w:szCs w:val="19.95514678955078"/>
          <w:u w:val="none"/>
          <w:shd w:fill="auto" w:val="clear"/>
          <w:vertAlign w:val="baseline"/>
          <w:rtl w:val="0"/>
        </w:rPr>
        <w:t xml:space="preserve">With 432 authors and 141,013 posts, the Slovene Bluesky community is small by the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standards of any major language platform. The Gini coefficient of 0.82 and the fact </w:t>
      </w:r>
      <w:r w:rsidDel="00000000" w:rsidR="00000000" w:rsidRPr="00000000">
        <w:rPr>
          <w:rFonts w:ascii="Arial" w:cs="Arial" w:eastAsia="Arial" w:hAnsi="Arial"/>
          <w:b w:val="0"/>
          <w:bCs w:val="0"/>
          <w:i w:val="0"/>
          <w:iCs w:val="0"/>
          <w:smallCaps w:val="0"/>
          <w:strike w:val="0"/>
          <w:color w:val="000000"/>
          <w:sz w:val="19.855417251586914"/>
          <w:szCs w:val="19.855417251586914"/>
          <w:u w:val="none"/>
          <w:shd w:fill="auto" w:val="clear"/>
          <w:vertAlign w:val="baseline"/>
          <w:rtl w:val="0"/>
        </w:rPr>
        <w:t xml:space="preserve">that 22 authors account for half the corpus confirm that a core group of highly active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users sets the tone. The presence of a distinct SUP paddleboarding subgroup — visible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through hashtag patterns — and the clear daily rhythm consistent with Slovenian </w:t>
      </w:r>
      <w:r w:rsidDel="00000000" w:rsidR="00000000" w:rsidRPr="00000000">
        <w:rPr>
          <w:rFonts w:ascii="Arial" w:cs="Arial" w:eastAsia="Arial" w:hAnsi="Arial"/>
          <w:b w:val="0"/>
          <w:bCs w:val="0"/>
          <w:i w:val="0"/>
          <w:iCs w:val="0"/>
          <w:smallCaps w:val="0"/>
          <w:strike w:val="0"/>
          <w:color w:val="000000"/>
          <w:sz w:val="20.004823684692383"/>
          <w:szCs w:val="20.004823684692383"/>
          <w:u w:val="none"/>
          <w:shd w:fill="auto" w:val="clear"/>
          <w:vertAlign w:val="baseline"/>
          <w:rtl w:val="0"/>
        </w:rPr>
        <w:t xml:space="preserve">working hours both suggest that, despite its small size, the community has genuine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internal structure and is not simply a random collection of Slovene speakers who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happen to be on the same platform.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1376953125" w:line="240" w:lineRule="auto"/>
        <w:ind w:left="14.93637084960937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6 . 4 ATP roto as a res ea rch in f rast ruc tu re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34326171875" w:line="275.1665496826172" w:lineRule="auto"/>
        <w:ind w:left="8.64776611328125" w:right="-8.818359375" w:firstLine="18.042526245117188"/>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34568786621094"/>
          <w:szCs w:val="20.034568786621094"/>
          <w:u w:val="none"/>
          <w:shd w:fill="auto" w:val="clear"/>
          <w:vertAlign w:val="baseline"/>
          <w:rtl w:val="0"/>
        </w:rPr>
        <w:t xml:space="preserve">From a methodological standpoint, the experience of building this corpus confirms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that ATProto’s open design has real consequencesfor research. The absence of API rate limits or access agreements meant that a full backfill of the discovered Slovene-linked </w:t>
      </w:r>
      <w:r w:rsidDel="00000000" w:rsidR="00000000" w:rsidRPr="00000000">
        <w:rPr>
          <w:rFonts w:ascii="Arial" w:cs="Arial" w:eastAsia="Arial" w:hAnsi="Arial"/>
          <w:b w:val="0"/>
          <w:bCs w:val="0"/>
          <w:i w:val="0"/>
          <w:iCs w:val="0"/>
          <w:smallCaps w:val="0"/>
          <w:strike w:val="0"/>
          <w:color w:val="000000"/>
          <w:sz w:val="19.73508071899414"/>
          <w:szCs w:val="19.73508071899414"/>
          <w:u w:val="none"/>
          <w:shd w:fill="auto" w:val="clear"/>
          <w:vertAlign w:val="baseline"/>
          <w:rtl w:val="0"/>
        </w:rPr>
        <w:t xml:space="preserve">authors was achievable without institutional infrastructure. This stands in contrast to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the conditions that prevailed on Twitter before the API changes of 2023, and even more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so after. For researchers working on small or under-resourced languages — where </w:t>
      </w:r>
      <w:r w:rsidDel="00000000" w:rsidR="00000000" w:rsidRPr="00000000">
        <w:rPr>
          <w:rFonts w:ascii="Arial" w:cs="Arial" w:eastAsia="Arial" w:hAnsi="Arial"/>
          <w:b w:val="0"/>
          <w:bCs w:val="0"/>
          <w:i w:val="0"/>
          <w:iCs w:val="0"/>
          <w:smallCaps w:val="0"/>
          <w:strike w:val="0"/>
          <w:color w:val="000000"/>
          <w:sz w:val="20.113679885864258"/>
          <w:szCs w:val="20.113679885864258"/>
          <w:u w:val="none"/>
          <w:shd w:fill="auto" w:val="clear"/>
          <w:vertAlign w:val="baseline"/>
          <w:rtl w:val="0"/>
        </w:rPr>
        <w:t xml:space="preserve">corpora are scarce and institutional resources are limited — this openness matters.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The Slovene community on Bluesky may be small, but it is unusually well-documented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as a result.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14599609375" w:line="240" w:lineRule="auto"/>
        <w:ind w:left="11.273956298828125" w:right="0" w:firstLine="0"/>
        <w:jc w:val="left"/>
        <w:rPr>
          <w:ins w:author="Nives Hüll" w:id="38" w:date="2026-04-21T14:07:36Z"/>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7 L IM ITAT IONS AND ETH ICS </w:t>
      </w:r>
      <w:ins w:author="Nives Hüll" w:id="38" w:date="2026-04-21T14:07:36Z">
        <w:r w:rsidDel="00000000" w:rsidR="00000000" w:rsidRPr="00000000">
          <w:rPr>
            <w:rtl w:val="0"/>
          </w:rPr>
        </w:r>
      </w:ins>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14599609375" w:line="240" w:lineRule="auto"/>
        <w:ind w:left="11.273956298828125" w:right="0" w:firstLine="0"/>
        <w:jc w:val="left"/>
        <w:rPr>
          <w:b w:val="1"/>
          <w:bCs w:val="1"/>
          <w:sz w:val="15.94021987915039"/>
          <w:szCs w:val="15.94021987915039"/>
          <w:rPrChange w:author="Nives Hüll" w:id="39" w:date="2026-04-21T14:07:36Z">
            <w:rPr>
              <w:rFonts w:ascii="Arial" w:cs="Arial" w:eastAsia="Arial" w:hAnsi="Arial"/>
              <w:b w:val="1"/>
              <w:bCs w:val="1"/>
              <w:i w:val="0"/>
              <w:iCs w:val="0"/>
              <w:smallCaps w:val="0"/>
              <w:strike w:val="0"/>
              <w:color w:val="000000"/>
              <w:sz w:val="15.94021987915039"/>
              <w:szCs w:val="15.94021987915039"/>
              <w:u w:val="none"/>
              <w:shd w:fill="auto" w:val="clear"/>
              <w:vertAlign w:val="baseline"/>
            </w:rPr>
          </w:rPrChange>
        </w:rPr>
      </w:pPr>
      <w:ins w:author="Nives Hüll" w:id="38" w:date="2026-04-21T14:07:36Z">
        <w:r w:rsidDel="00000000" w:rsidR="00000000" w:rsidRPr="00000000">
          <w:rPr>
            <w:b w:val="1"/>
            <w:bCs w:val="1"/>
            <w:sz w:val="15.94021987915039"/>
            <w:szCs w:val="15.94021987915039"/>
            <w:rtl w:val="0"/>
            <w:rPrChange w:author="Nives Hüll" w:id="39" w:date="2026-04-21T14:07:36Z">
              <w:rPr>
                <w:rFonts w:ascii="Arial" w:cs="Arial" w:eastAsia="Arial" w:hAnsi="Arial"/>
                <w:b w:val="1"/>
                <w:bCs w:val="1"/>
                <w:i w:val="0"/>
                <w:iCs w:val="0"/>
                <w:smallCaps w:val="0"/>
                <w:strike w:val="0"/>
                <w:color w:val="000000"/>
                <w:sz w:val="15.94021987915039"/>
                <w:szCs w:val="15.94021987915039"/>
                <w:u w:val="none"/>
                <w:shd w:fill="auto" w:val="clear"/>
                <w:vertAlign w:val="baseline"/>
              </w:rPr>
            </w:rPrChange>
          </w:rPr>
          <w:t xml:space="preserve">Here, this section is very important. After talking to some people, i decided to not publish it YET before i obtain info and guidance from informacijska pooblaščenka or whatever. I know its easy to publish the corpus for anyone and so its available for anyone, but i want to do it in a legal way and so that other analyses can be done on it. I want to post dataset that can be usable for linguistic and humanities community, while respecting users intelectual property. Here you have to mention how bluesky is different from eg. twitter and what legal implications could be. I dopnt know how exactly but find out.</w:t>
        </w:r>
      </w:ins>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1988525390625" w:line="240" w:lineRule="auto"/>
        <w:ind w:left="11.27395629882812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7 . 1 Cove ra ge limi ts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716064453125" w:line="274.40966606140137" w:lineRule="auto"/>
        <w:ind w:left="14.657363891601562" w:right="1.998291015625" w:hanging="6.009597778320312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The corpus should not be described as a complete census of all Slovene Bluesky posts </w:t>
      </w:r>
      <w:r w:rsidDel="00000000" w:rsidR="00000000" w:rsidRPr="00000000">
        <w:rPr>
          <w:rFonts w:ascii="Arial" w:cs="Arial" w:eastAsia="Arial" w:hAnsi="Arial"/>
          <w:b w:val="0"/>
          <w:bCs w:val="0"/>
          <w:i w:val="0"/>
          <w:iCs w:val="0"/>
          <w:smallCaps w:val="0"/>
          <w:strike w:val="0"/>
          <w:color w:val="000000"/>
          <w:sz w:val="19.785310745239258"/>
          <w:szCs w:val="19.785310745239258"/>
          <w:u w:val="none"/>
          <w:shd w:fill="auto" w:val="clear"/>
          <w:vertAlign w:val="baseline"/>
          <w:rtl w:val="0"/>
        </w:rPr>
        <w:t xml:space="preserve">ever published. It covers currently recoverable public posts from discovered Slovene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linked accounts; deleted posts are excluded by design. The false-negative analysis </w:t>
      </w:r>
      <w:r w:rsidDel="00000000" w:rsidR="00000000" w:rsidRPr="00000000">
        <w:rPr>
          <w:rFonts w:ascii="Arial" w:cs="Arial" w:eastAsia="Arial" w:hAnsi="Arial"/>
          <w:b w:val="0"/>
          <w:bCs w:val="0"/>
          <w:i w:val="0"/>
          <w:iCs w:val="0"/>
          <w:smallCaps w:val="0"/>
          <w:strike w:val="0"/>
          <w:color w:val="000000"/>
          <w:sz w:val="20.064271926879883"/>
          <w:szCs w:val="20.064271926879883"/>
          <w:u w:val="none"/>
          <w:shd w:fill="auto" w:val="clear"/>
          <w:vertAlign w:val="baseline"/>
          <w:rtl w:val="0"/>
        </w:rPr>
        <w:t xml:space="preserve">(Section 4) estimates an 8.5% miss rate within the pool of excluded untagged posts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from known authors that met the project’s minimum-text rule; the true miss rate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across the full user population is unknown and likely higher.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492919921875" w:line="274.7280979156494" w:lineRule="auto"/>
        <w:ind w:left="16.761474609375" w:right="-8.7860107421875" w:hanging="7.890548706054687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The methodology uses post-level rather than thread-level language classification.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Slovene-linked users may post in English or other languages within otherwise Slovene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conversations, and such replies are not automatically treated as Slovene corpus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material.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395629882812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7 . 2 Op en d ata and rep roducibili t 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4443359375" w:line="274.22618865966797" w:lineRule="auto"/>
        <w:ind w:left="13.265838623046875" w:right="2.054443359375" w:firstLine="5.862808227539062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One of the striking features of building this corpus is how open the data is. The AT Protocol was designed from the outset as a public infrastructure: there are no API </w:t>
      </w:r>
      <w:r w:rsidDel="00000000" w:rsidR="00000000" w:rsidRPr="00000000">
        <w:rPr>
          <w:rFonts w:ascii="Arial" w:cs="Arial" w:eastAsia="Arial" w:hAnsi="Arial"/>
          <w:b w:val="0"/>
          <w:bCs w:val="0"/>
          <w:i w:val="0"/>
          <w:iCs w:val="0"/>
          <w:smallCaps w:val="0"/>
          <w:strike w:val="0"/>
          <w:color w:val="000000"/>
          <w:sz w:val="20.074161529541016"/>
          <w:szCs w:val="20.074161529541016"/>
          <w:u w:val="none"/>
          <w:shd w:fill="auto" w:val="clear"/>
          <w:vertAlign w:val="baseline"/>
          <w:rtl w:val="0"/>
        </w:rPr>
        <w:t xml:space="preserve">keys required to access the public firehose, no rate limits on repository access, and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no centralised gatekeeper deciding who can collect what. Anyone with a working internet connection and modest programming skills can reproduce the collection </w:t>
      </w:r>
      <w:r w:rsidDel="00000000" w:rsidR="00000000" w:rsidRPr="00000000">
        <w:rPr>
          <w:rFonts w:ascii="Arial" w:cs="Arial" w:eastAsia="Arial" w:hAnsi="Arial"/>
          <w:b w:val="0"/>
          <w:bCs w:val="0"/>
          <w:i w:val="0"/>
          <w:iCs w:val="0"/>
          <w:smallCaps w:val="0"/>
          <w:strike w:val="0"/>
          <w:color w:val="000000"/>
          <w:sz w:val="19.815387725830078"/>
          <w:szCs w:val="19.815387725830078"/>
          <w:u w:val="none"/>
          <w:shd w:fill="auto" w:val="clear"/>
          <w:vertAlign w:val="baseline"/>
          <w:rtl w:val="0"/>
        </w:rPr>
        <w:t xml:space="preserve">described here. For a small-language community like Slovene, this is an unusual and </w:t>
      </w:r>
      <w:r w:rsidDel="00000000" w:rsidR="00000000" w:rsidRPr="00000000">
        <w:rPr>
          <w:rFonts w:ascii="Arial" w:cs="Arial" w:eastAsia="Arial" w:hAnsi="Arial"/>
          <w:b w:val="0"/>
          <w:bCs w:val="0"/>
          <w:i w:val="0"/>
          <w:iCs w:val="0"/>
          <w:smallCaps w:val="0"/>
          <w:strike w:val="0"/>
          <w:color w:val="000000"/>
          <w:sz w:val="20.093931198120117"/>
          <w:szCs w:val="20.093931198120117"/>
          <w:u w:val="none"/>
          <w:shd w:fill="auto" w:val="clear"/>
          <w:vertAlign w:val="baseline"/>
          <w:rtl w:val="0"/>
        </w:rPr>
        <w:t xml:space="preserve">genuinely valuable property: it makes corpus construction feasible without institu </w:t>
      </w:r>
      <w:r w:rsidDel="00000000" w:rsidR="00000000" w:rsidRPr="00000000">
        <w:rPr>
          <w:rFonts w:ascii="Arial" w:cs="Arial" w:eastAsia="Arial" w:hAnsi="Arial"/>
          <w:b w:val="0"/>
          <w:bCs w:val="0"/>
          <w:i w:val="0"/>
          <w:iCs w:val="0"/>
          <w:smallCaps w:val="0"/>
          <w:strike w:val="0"/>
          <w:color w:val="000000"/>
          <w:sz w:val="19.765233993530273"/>
          <w:szCs w:val="19.765233993530273"/>
          <w:u w:val="none"/>
          <w:shd w:fill="auto" w:val="clear"/>
          <w:vertAlign w:val="baseline"/>
          <w:rtl w:val="0"/>
        </w:rPr>
        <w:t xml:space="preserve">tional data-access agreements, and it allows the methodology to be fully transparent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and reproducible.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756103515625" w:line="275.4119682312012" w:lineRule="auto"/>
        <w:ind w:left="17.92510986328125" w:right="26.549072265625" w:hanging="9.093246459960938"/>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5437660217285"/>
          <w:szCs w:val="20.05437660217285"/>
          <w:u w:val="none"/>
          <w:shd w:fill="auto" w:val="clear"/>
          <w:vertAlign w:val="baseline"/>
          <w:rtl w:val="0"/>
        </w:rPr>
        <w:t xml:space="preserve">This openness is what makes the research possible, and it is worth recognising as a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design choice that distinguishes ATProto from its predecessors.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7880859375" w:line="240" w:lineRule="auto"/>
        <w:ind w:left="11.27395629882812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7 . 3 P ri vac y and id en ti fi abili t 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74658203125" w:line="275.10621070861816" w:lineRule="auto"/>
        <w:ind w:left="8.692398071289062" w:right="-10.447998046875" w:hanging="0.1004028320312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0536651611328"/>
          <w:szCs w:val="19.80536651611328"/>
          <w:u w:val="none"/>
          <w:shd w:fill="auto" w:val="clear"/>
          <w:vertAlign w:val="baseline"/>
          <w:rtl w:val="0"/>
        </w:rPr>
        <w:t xml:space="preserve">The same openness that makes collection easy raises a concern worth stating plainly. </w:t>
      </w:r>
      <w:r w:rsidDel="00000000" w:rsidR="00000000" w:rsidRPr="00000000">
        <w:rPr>
          <w:rFonts w:ascii="Arial" w:cs="Arial" w:eastAsia="Arial" w:hAnsi="Arial"/>
          <w:b w:val="0"/>
          <w:bCs w:val="0"/>
          <w:i w:val="0"/>
          <w:iCs w:val="0"/>
          <w:smallCaps w:val="0"/>
          <w:strike w:val="0"/>
          <w:color w:val="000000"/>
          <w:sz w:val="19.984966278076172"/>
          <w:szCs w:val="19.984966278076172"/>
          <w:u w:val="none"/>
          <w:shd w:fill="auto" w:val="clear"/>
          <w:vertAlign w:val="baseline"/>
          <w:rtl w:val="0"/>
        </w:rPr>
        <w:t xml:space="preserve">The Slovene Bluesky community, at the time of collection, consists of 432 identified </w:t>
      </w:r>
      <w:r w:rsidDel="00000000" w:rsidR="00000000" w:rsidRPr="00000000">
        <w:rPr>
          <w:rFonts w:ascii="Arial" w:cs="Arial" w:eastAsia="Arial" w:hAnsi="Arial"/>
          <w:b w:val="0"/>
          <w:bCs w:val="0"/>
          <w:i w:val="0"/>
          <w:iCs w:val="0"/>
          <w:smallCaps w:val="0"/>
          <w:strike w:val="0"/>
          <w:color w:val="000000"/>
          <w:sz w:val="19.855417251586914"/>
          <w:szCs w:val="19.855417251586914"/>
          <w:u w:val="none"/>
          <w:shd w:fill="auto" w:val="clear"/>
          <w:vertAlign w:val="baseline"/>
          <w:rtl w:val="0"/>
        </w:rPr>
        <w:t xml:space="preserve">authors. This is a small number. Someone reading this paper, or the corpus, could in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most cases identify the individuals behind the accounts with little effort — handles are </w:t>
      </w:r>
      <w:r w:rsidDel="00000000" w:rsidR="00000000" w:rsidRPr="00000000">
        <w:rPr>
          <w:rFonts w:ascii="Arial" w:cs="Arial" w:eastAsia="Arial" w:hAnsi="Arial"/>
          <w:b w:val="0"/>
          <w:bCs w:val="0"/>
          <w:i w:val="0"/>
          <w:iCs w:val="0"/>
          <w:smallCaps w:val="0"/>
          <w:strike w:val="0"/>
          <w:color w:val="000000"/>
          <w:sz w:val="20.064271926879883"/>
          <w:szCs w:val="20.064271926879883"/>
          <w:u w:val="none"/>
          <w:shd w:fill="auto" w:val="clear"/>
          <w:vertAlign w:val="baseline"/>
          <w:rtl w:val="0"/>
        </w:rPr>
        <w:t xml:space="preserve">publicly visible, many users link their real names or professional identities through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custom domains, and the posting history of any individual is freely accessible through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DID resolution. The corpus therefore represents not just a dataset but a detailed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longitudinal record of specific, identifiable people.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9300537109375" w:line="274.68884468078613" w:lineRule="auto"/>
        <w:ind w:left="14.250946044921875" w:right="23.111572265625" w:hanging="5.447006225585937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4823684692383"/>
          <w:szCs w:val="20.004823684692383"/>
          <w:u w:val="none"/>
          <w:shd w:fill="auto" w:val="clear"/>
          <w:vertAlign w:val="baseline"/>
          <w:rtl w:val="0"/>
        </w:rPr>
        <w:t xml:space="preserve">This is not unique to Bluesky or to this corpus: it is a structural feature of any public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social-media corpus at this scale. It is worth noting as a reminder that </w:t>
      </w:r>
      <w:r w:rsidDel="00000000" w:rsidR="00000000" w:rsidRPr="00000000">
        <w:rPr>
          <w:rFonts w:ascii="Oi" w:cs="Oi" w:eastAsia="Oi" w:hAnsi="Oi"/>
          <w:b w:val="0"/>
          <w:bCs w:val="0"/>
          <w:i w:val="1"/>
          <w:iCs w:val="1"/>
          <w:smallCaps w:val="0"/>
          <w:strike w:val="0"/>
          <w:color w:val="000000"/>
          <w:sz w:val="20.123546600341797"/>
          <w:szCs w:val="20.123546600341797"/>
          <w:u w:val="none"/>
          <w:shd w:fill="auto" w:val="clear"/>
          <w:vertAlign w:val="baseline"/>
          <w:rtl w:val="0"/>
        </w:rPr>
        <w:t xml:space="preserve">public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does not mean </w:t>
      </w:r>
      <w:r w:rsidDel="00000000" w:rsidR="00000000" w:rsidRPr="00000000">
        <w:rPr>
          <w:rFonts w:ascii="Oi" w:cs="Oi" w:eastAsia="Oi" w:hAnsi="Oi"/>
          <w:b w:val="0"/>
          <w:bCs w:val="0"/>
          <w:i w:val="1"/>
          <w:iCs w:val="1"/>
          <w:smallCaps w:val="0"/>
          <w:strike w:val="0"/>
          <w:color w:val="000000"/>
          <w:sz w:val="20.123546600341797"/>
          <w:szCs w:val="20.123546600341797"/>
          <w:u w:val="none"/>
          <w:shd w:fill="auto" w:val="clear"/>
          <w:vertAlign w:val="baseline"/>
          <w:rtl w:val="0"/>
        </w:rPr>
        <w:t xml:space="preserve">anonymous</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 Users who post on Bluesky under their real names or with professionally linked handles are making a choice to be visible, but they may not </w:t>
      </w:r>
      <w:r w:rsidDel="00000000" w:rsidR="00000000" w:rsidRPr="00000000">
        <w:rPr>
          <w:rFonts w:ascii="Arial" w:cs="Arial" w:eastAsia="Arial" w:hAnsi="Arial"/>
          <w:b w:val="0"/>
          <w:bCs w:val="0"/>
          <w:i w:val="0"/>
          <w:iCs w:val="0"/>
          <w:smallCaps w:val="0"/>
          <w:strike w:val="0"/>
          <w:color w:val="000000"/>
          <w:sz w:val="19.835412979125977"/>
          <w:szCs w:val="19.835412979125977"/>
          <w:u w:val="none"/>
          <w:shd w:fill="auto" w:val="clear"/>
          <w:vertAlign w:val="baseline"/>
          <w:rtl w:val="0"/>
        </w:rPr>
        <w:t xml:space="preserve">have anticipated that their posting history would be compiled into a citable research </w:t>
      </w:r>
      <w:r w:rsidDel="00000000" w:rsidR="00000000" w:rsidRPr="00000000">
        <w:rPr>
          <w:rFonts w:ascii="Arial" w:cs="Arial" w:eastAsia="Arial" w:hAnsi="Arial"/>
          <w:b w:val="0"/>
          <w:bCs w:val="0"/>
          <w:i w:val="0"/>
          <w:iCs w:val="0"/>
          <w:smallCaps w:val="0"/>
          <w:strike w:val="0"/>
          <w:color w:val="000000"/>
          <w:sz w:val="19.905345916748047"/>
          <w:szCs w:val="19.905345916748047"/>
          <w:u w:val="none"/>
          <w:shd w:fill="auto" w:val="clear"/>
          <w:vertAlign w:val="baseline"/>
          <w:rtl w:val="0"/>
        </w:rPr>
        <w:t xml:space="preserve">corpus. The study follows standard practice by not reproducing full post texts in this </w:t>
      </w:r>
      <w:r w:rsidDel="00000000" w:rsidR="00000000" w:rsidRPr="00000000">
        <w:rPr>
          <w:rFonts w:ascii="Arial" w:cs="Arial" w:eastAsia="Arial" w:hAnsi="Arial"/>
          <w:b w:val="0"/>
          <w:bCs w:val="0"/>
          <w:i w:val="0"/>
          <w:iCs w:val="0"/>
          <w:smallCaps w:val="0"/>
          <w:strike w:val="0"/>
          <w:color w:val="000000"/>
          <w:sz w:val="20.004823684692383"/>
          <w:szCs w:val="20.004823684692383"/>
          <w:u w:val="none"/>
          <w:shd w:fill="auto" w:val="clear"/>
          <w:vertAlign w:val="baseline"/>
          <w:rtl w:val="0"/>
        </w:rPr>
        <w:t xml:space="preserve">article and recommending that any redistribution of the corpus take a conservative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form, such as providing stable identifiers rather than full-text dumps, to limit the ease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of re-identification for users who may later wish to reduce their public footprint.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3899536132812" w:line="275.8907890319824" w:lineRule="auto"/>
        <w:ind w:left="17.542572021484375" w:right="22.9193115234375" w:firstLine="1.171646118164062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Only public content was collected. Even so, reproducibility is better supported through code, decision rules, validation documentation, and aggregate statistics than through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raw full-text redistribution.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512695312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8 CONC LUS 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4521484375" w:line="274.3586826324463" w:lineRule="auto"/>
        <w:ind w:left="22.308731079101562" w:right="1.9110107421875" w:hanging="13.499221801757812"/>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14741897583008"/>
          <w:szCs w:val="20.014741897583008"/>
          <w:u w:val="none"/>
          <w:shd w:fill="auto" w:val="clear"/>
          <w:vertAlign w:val="baseline"/>
          <w:rtl w:val="0"/>
        </w:rPr>
        <w:t xml:space="preserve">This paper has presented a reproducible workflow for building a high-precision cor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pus of public Slovene Bluesky posts and used that corpus for an initial analysis of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interaction and multilinguality on the platform.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77880859375" w:line="275.76144218444824" w:lineRule="auto"/>
        <w:ind w:left="6.1296844482421875" w:right="1.854248046875" w:firstLine="2.74124145507812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The methodological contribution is a multi-stage pipeline that combines network </w:t>
      </w:r>
      <w:r w:rsidDel="00000000" w:rsidR="00000000" w:rsidRPr="00000000">
        <w:rPr>
          <w:rFonts w:ascii="Arial" w:cs="Arial" w:eastAsia="Arial" w:hAnsi="Arial"/>
          <w:b w:val="0"/>
          <w:bCs w:val="0"/>
          <w:i w:val="0"/>
          <w:iCs w:val="0"/>
          <w:smallCaps w:val="0"/>
          <w:strike w:val="0"/>
          <w:color w:val="000000"/>
          <w:sz w:val="19.815387725830078"/>
          <w:szCs w:val="19.815387725830078"/>
          <w:u w:val="none"/>
          <w:shd w:fill="auto" w:val="clear"/>
          <w:vertAlign w:val="baseline"/>
          <w:rtl w:val="0"/>
        </w:rPr>
        <w:t xml:space="preserve">wide tagged discovery (both historical crawl and live firehose), DID-based full-history </w:t>
      </w:r>
      <w:r w:rsidDel="00000000" w:rsidR="00000000" w:rsidRPr="00000000">
        <w:rPr>
          <w:rFonts w:ascii="Arial" w:cs="Arial" w:eastAsia="Arial" w:hAnsi="Arial"/>
          <w:b w:val="0"/>
          <w:bCs w:val="0"/>
          <w:i w:val="0"/>
          <w:iCs w:val="0"/>
          <w:smallCaps w:val="0"/>
          <w:strike w:val="0"/>
          <w:color w:val="000000"/>
          <w:sz w:val="19.895368576049805"/>
          <w:szCs w:val="19.895368576049805"/>
          <w:u w:val="none"/>
          <w:shd w:fill="auto" w:val="clear"/>
          <w:vertAlign w:val="baseline"/>
          <w:rtl w:val="0"/>
        </w:rPr>
        <w:t xml:space="preserve">backfill from individual Personal Data Servers, and conservative post-level language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filtering validated through manual annotation. The pipeline is fully protocol-native: it requires no API keys, no institutional data-access agreements, and no reliance on a sin gle centralised server. For small-language communities where research infrastructure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is limited, this openness is a meaningful practical advantage.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55126953125" w:line="274.1821002960205" w:lineRule="auto"/>
        <w:ind w:left="17.909164428710938" w:right="0.63720703125" w:hanging="9.03823852539062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The empirical contribution is a first portrait of Slovene Bluesky use. The corpus of 141,013 posts by 432 authors reveals a community whose recoverable activity expands sharply in late 2024, is dominated by dialogue rather than broadcasting, and is concentrated around a small core of highly active users. The presence of </w:t>
      </w:r>
      <w:r w:rsidDel="00000000" w:rsidR="00000000" w:rsidRPr="00000000">
        <w:rPr>
          <w:rFonts w:ascii="Arial" w:cs="Arial" w:eastAsia="Arial" w:hAnsi="Arial"/>
          <w:b w:val="0"/>
          <w:bCs w:val="0"/>
          <w:i w:val="0"/>
          <w:iCs w:val="0"/>
          <w:smallCaps w:val="0"/>
          <w:strike w:val="0"/>
          <w:color w:val="000000"/>
          <w:sz w:val="20.034568786621094"/>
          <w:szCs w:val="20.034568786621094"/>
          <w:u w:val="none"/>
          <w:shd w:fill="auto" w:val="clear"/>
          <w:vertAlign w:val="baseline"/>
          <w:rtl w:val="0"/>
        </w:rPr>
        <w:t xml:space="preserve">identifiable subgroups (a paddleboarding community, several news organisations), a clear Slovenian-timezone daily rhythm, and a small but non-trivial set of users on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independent infrastructure all suggest that this is not a random collection of accounts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but a community with genuine internal structure.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061767578125" w:line="273.8755416870117" w:lineRule="auto"/>
        <w:ind w:left="13.437957763671875" w:right="2.012939453125" w:hanging="4.762344360351562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7527618408203"/>
          <w:szCs w:val="19.77527618408203"/>
          <w:u w:val="none"/>
          <w:shd w:fill="auto" w:val="clear"/>
          <w:vertAlign w:val="baseline"/>
          <w:rtl w:val="0"/>
        </w:rPr>
        <w:t xml:space="preserve">The corpus should be understood as a snapshot of currently recoverable public posts </w:t>
      </w:r>
      <w:r w:rsidDel="00000000" w:rsidR="00000000" w:rsidRPr="00000000">
        <w:rPr>
          <w:rFonts w:ascii="Arial" w:cs="Arial" w:eastAsia="Arial" w:hAnsi="Arial"/>
          <w:b w:val="0"/>
          <w:bCs w:val="0"/>
          <w:i w:val="0"/>
          <w:iCs w:val="0"/>
          <w:smallCaps w:val="0"/>
          <w:strike w:val="0"/>
          <w:color w:val="000000"/>
          <w:sz w:val="20.113679885864258"/>
          <w:szCs w:val="20.113679885864258"/>
          <w:u w:val="none"/>
          <w:shd w:fill="auto" w:val="clear"/>
          <w:vertAlign w:val="baseline"/>
          <w:rtl w:val="0"/>
        </w:rPr>
        <w:t xml:space="preserve">from discovered Slovene-linked authors, not a complete census of all Slovene writ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ing on Bluesky. Deleted posts are excluded, and within the pool of excluded un tagged posts from known authors that meet the project’s minimum-text rule, the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false-negative rate is estimated at approximately 8.5%.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30029296875" w:line="240" w:lineRule="auto"/>
        <w:ind w:left="13.8204956054687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9 FUTUR E WORK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494873046875" w:line="275.52918434143066" w:lineRule="auto"/>
        <w:ind w:left="6.371307373046875" w:right="1.7730712890625" w:firstLine="17.2076416015625"/>
        <w:jc w:val="both"/>
        <w:rPr>
          <w:rFonts w:ascii="Arial" w:cs="Arial" w:eastAsia="Arial" w:hAnsi="Arial"/>
          <w:b w:val="0"/>
          <w:bCs w:val="0"/>
          <w:i w:val="0"/>
          <w:iCs w:val="0"/>
          <w:smallCaps w:val="0"/>
          <w:strike w:val="0"/>
          <w:color w:val="000000"/>
          <w:sz w:val="19.725021362304688"/>
          <w:szCs w:val="19.72502136230468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7502899169922"/>
          <w:szCs w:val="19.97502899169922"/>
          <w:u w:val="none"/>
          <w:shd w:fill="auto" w:val="clear"/>
          <w:vertAlign w:val="baseline"/>
          <w:rtl w:val="0"/>
        </w:rPr>
        <w:t xml:space="preserve">Linguistic annotation. </w:t>
      </w:r>
      <w:r w:rsidDel="00000000" w:rsidR="00000000" w:rsidRPr="00000000">
        <w:rPr>
          <w:rFonts w:ascii="Arial" w:cs="Arial" w:eastAsia="Arial" w:hAnsi="Arial"/>
          <w:b w:val="0"/>
          <w:bCs w:val="0"/>
          <w:i w:val="0"/>
          <w:iCs w:val="0"/>
          <w:smallCaps w:val="0"/>
          <w:strike w:val="0"/>
          <w:color w:val="000000"/>
          <w:sz w:val="19.97502899169922"/>
          <w:szCs w:val="19.97502899169922"/>
          <w:u w:val="none"/>
          <w:shd w:fill="auto" w:val="clear"/>
          <w:vertAlign w:val="baseline"/>
          <w:rtl w:val="0"/>
        </w:rPr>
        <w:t xml:space="preserve">The most immediate next step is adding a morphosyntactic </w:t>
      </w:r>
      <w:r w:rsidDel="00000000" w:rsidR="00000000" w:rsidRPr="00000000">
        <w:rPr>
          <w:rFonts w:ascii="Arial" w:cs="Arial" w:eastAsia="Arial" w:hAnsi="Arial"/>
          <w:b w:val="0"/>
          <w:bCs w:val="0"/>
          <w:i w:val="0"/>
          <w:iCs w:val="0"/>
          <w:smallCaps w:val="0"/>
          <w:strike w:val="0"/>
          <w:color w:val="000000"/>
          <w:sz w:val="19.905345916748047"/>
          <w:szCs w:val="19.905345916748047"/>
          <w:u w:val="none"/>
          <w:shd w:fill="auto" w:val="clear"/>
          <w:vertAlign w:val="baseline"/>
          <w:rtl w:val="0"/>
        </w:rPr>
        <w:t xml:space="preserve">and dependency layer, which would make the corpus directly usable for NLP evalua </w:t>
      </w:r>
      <w:r w:rsidDel="00000000" w:rsidR="00000000" w:rsidRPr="00000000">
        <w:rPr>
          <w:rFonts w:ascii="Arial" w:cs="Arial" w:eastAsia="Arial" w:hAnsi="Arial"/>
          <w:b w:val="0"/>
          <w:bCs w:val="0"/>
          <w:i w:val="0"/>
          <w:iCs w:val="0"/>
          <w:smallCaps w:val="0"/>
          <w:strike w:val="0"/>
          <w:color w:val="000000"/>
          <w:sz w:val="19.77527618408203"/>
          <w:szCs w:val="19.77527618408203"/>
          <w:u w:val="none"/>
          <w:shd w:fill="auto" w:val="clear"/>
          <w:vertAlign w:val="baseline"/>
          <w:rtl w:val="0"/>
        </w:rPr>
        <w:t xml:space="preserve">tion and training. The pipeline we have prepared uses CLASSLA for sentence segmen </w:t>
      </w:r>
      <w:r w:rsidDel="00000000" w:rsidR="00000000" w:rsidRPr="00000000">
        <w:rPr>
          <w:rFonts w:ascii="Arial" w:cs="Arial" w:eastAsia="Arial" w:hAnsi="Arial"/>
          <w:b w:val="0"/>
          <w:bCs w:val="0"/>
          <w:i w:val="0"/>
          <w:iCs w:val="0"/>
          <w:smallCaps w:val="0"/>
          <w:strike w:val="0"/>
          <w:color w:val="000000"/>
          <w:sz w:val="20.093931198120117"/>
          <w:szCs w:val="20.093931198120117"/>
          <w:u w:val="none"/>
          <w:shd w:fill="auto" w:val="clear"/>
          <w:vertAlign w:val="baseline"/>
          <w:rtl w:val="0"/>
        </w:rPr>
        <w:t xml:space="preserve">tation, tokenisation, lemmatisation, and Slovene XPOS/MSD tags, with Trankit pro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viding the Universal Dependencies layer (UPOS, FEATS, HEAD, DEPREL) on CLASSLA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pretokenised input, following evaluation results showing Trankit’s stronger UD perfor mance on SSJ/SST while CLASSLA remains the better choice for web and social-media text. This approach aligns with the methodology established by the JANES project for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02318572998" w:lineRule="auto"/>
        <w:ind w:left="24.89898681640625" w:right="23.826904296875" w:hanging="8.07891845703125"/>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9534149169922"/>
          <w:szCs w:val="19.79534149169922"/>
          <w:u w:val="none"/>
          <w:shd w:fill="auto" w:val="clear"/>
          <w:vertAlign w:val="baseline"/>
          <w:rtl w:val="0"/>
        </w:rPr>
        <w:t xml:space="preserve">Slovene user-generated content Erjavec et al., 2019. The annotation has not yet been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run on the full corpus due to computational cost, but the infrastructure is in place.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42431640625" w:line="275.79554557800293" w:lineRule="auto"/>
        <w:ind w:left="13.246688842773438" w:right="-0.574951171875" w:firstLine="9.958648681640625"/>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25021362304688"/>
          <w:szCs w:val="19.725021362304688"/>
          <w:u w:val="none"/>
          <w:shd w:fill="auto" w:val="clear"/>
          <w:vertAlign w:val="baseline"/>
          <w:rtl w:val="0"/>
        </w:rPr>
        <w:t xml:space="preserve">Downstream NLP tasks.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As a social-media text sample, the corpus is a natural testbed </w:t>
      </w:r>
      <w:r w:rsidDel="00000000" w:rsidR="00000000" w:rsidRPr="00000000">
        <w:rPr>
          <w:rFonts w:ascii="Arial" w:cs="Arial" w:eastAsia="Arial" w:hAnsi="Arial"/>
          <w:b w:val="0"/>
          <w:bCs w:val="0"/>
          <w:i w:val="0"/>
          <w:iCs w:val="0"/>
          <w:smallCaps w:val="0"/>
          <w:strike w:val="0"/>
          <w:color w:val="000000"/>
          <w:sz w:val="19.79534149169922"/>
          <w:szCs w:val="19.79534149169922"/>
          <w:u w:val="none"/>
          <w:shd w:fill="auto" w:val="clear"/>
          <w:vertAlign w:val="baseline"/>
          <w:rtl w:val="0"/>
        </w:rPr>
        <w:t xml:space="preserve">for non-standard Slovene processing: spelling normalisation, colloquial morphology,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and code-switching detection between Slovene, Croatian, and English. The extreme </w:t>
      </w:r>
      <w:r w:rsidDel="00000000" w:rsidR="00000000" w:rsidRPr="00000000">
        <w:rPr>
          <w:rFonts w:ascii="Arial" w:cs="Arial" w:eastAsia="Arial" w:hAnsi="Arial"/>
          <w:b w:val="0"/>
          <w:bCs w:val="0"/>
          <w:i w:val="0"/>
          <w:iCs w:val="0"/>
          <w:smallCaps w:val="0"/>
          <w:strike w:val="0"/>
          <w:color w:val="000000"/>
          <w:sz w:val="19.895368576049805"/>
          <w:szCs w:val="19.895368576049805"/>
          <w:u w:val="none"/>
          <w:shd w:fill="auto" w:val="clear"/>
          <w:vertAlign w:val="baseline"/>
          <w:rtl w:val="0"/>
        </w:rPr>
        <w:t xml:space="preserve">dialogicity of the corpus (68.3% replies) makes it suited to dialogue-level analyses —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thread reconstruction, pragmatic tagging, or stance detection. The strong community </w:t>
      </w:r>
      <w:r w:rsidDel="00000000" w:rsidR="00000000" w:rsidRPr="00000000">
        <w:rPr>
          <w:rFonts w:ascii="Arial" w:cs="Arial" w:eastAsia="Arial" w:hAnsi="Arial"/>
          <w:b w:val="0"/>
          <w:bCs w:val="0"/>
          <w:i w:val="0"/>
          <w:iCs w:val="0"/>
          <w:smallCaps w:val="0"/>
          <w:strike w:val="0"/>
          <w:color w:val="000000"/>
          <w:sz w:val="19.785310745239258"/>
          <w:szCs w:val="19.785310745239258"/>
          <w:u w:val="none"/>
          <w:shd w:fill="auto" w:val="clear"/>
          <w:vertAlign w:val="baseline"/>
          <w:rtl w:val="0"/>
        </w:rPr>
        <w:t xml:space="preserve">structure visible in hashtag and mention patterns opens the corpus to social network </w:t>
      </w:r>
      <w:r w:rsidDel="00000000" w:rsidR="00000000" w:rsidRPr="00000000">
        <w:rPr>
          <w:rFonts w:ascii="Arial" w:cs="Arial" w:eastAsia="Arial" w:hAnsi="Arial"/>
          <w:b w:val="0"/>
          <w:bCs w:val="0"/>
          <w:i w:val="0"/>
          <w:iCs w:val="0"/>
          <w:smallCaps w:val="0"/>
          <w:strike w:val="0"/>
          <w:color w:val="000000"/>
          <w:sz w:val="19.77527618408203"/>
          <w:szCs w:val="19.77527618408203"/>
          <w:u w:val="none"/>
          <w:shd w:fill="auto" w:val="clear"/>
          <w:vertAlign w:val="baseline"/>
          <w:rtl w:val="0"/>
        </w:rPr>
        <w:t xml:space="preserve">analysis and community detection independently of linguistic content. The temporal </w:t>
      </w:r>
      <w:r w:rsidDel="00000000" w:rsidR="00000000" w:rsidRPr="00000000">
        <w:rPr>
          <w:rFonts w:ascii="Arial" w:cs="Arial" w:eastAsia="Arial" w:hAnsi="Arial"/>
          <w:b w:val="0"/>
          <w:bCs w:val="0"/>
          <w:i w:val="0"/>
          <w:iCs w:val="0"/>
          <w:smallCaps w:val="0"/>
          <w:strike w:val="0"/>
          <w:color w:val="000000"/>
          <w:sz w:val="19.984966278076172"/>
          <w:szCs w:val="19.984966278076172"/>
          <w:u w:val="none"/>
          <w:shd w:fill="auto" w:val="clear"/>
          <w:vertAlign w:val="baseline"/>
          <w:rtl w:val="0"/>
        </w:rPr>
        <w:t xml:space="preserve">structure — near-zero activity before late 2024 followed by rapid growth — offers an </w:t>
      </w: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unusual opportunity to study language use during platform migration and community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formation.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930908203125" w:line="275.093994140625" w:lineRule="auto"/>
        <w:ind w:left="13.375778198242188" w:right="1.7974853515625" w:firstLine="9.919204711914062"/>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785310745239258"/>
          <w:szCs w:val="19.785310745239258"/>
          <w:u w:val="none"/>
          <w:shd w:fill="auto" w:val="clear"/>
          <w:vertAlign w:val="baseline"/>
          <w:rtl w:val="0"/>
        </w:rPr>
        <w:t xml:space="preserve">Longitudinal extension and cross-language comparison. </w:t>
      </w:r>
      <w:r w:rsidDel="00000000" w:rsidR="00000000" w:rsidRPr="00000000">
        <w:rPr>
          <w:rFonts w:ascii="Arial" w:cs="Arial" w:eastAsia="Arial" w:hAnsi="Arial"/>
          <w:b w:val="0"/>
          <w:bCs w:val="0"/>
          <w:i w:val="0"/>
          <w:iCs w:val="0"/>
          <w:smallCaps w:val="0"/>
          <w:strike w:val="0"/>
          <w:color w:val="000000"/>
          <w:sz w:val="19.785310745239258"/>
          <w:szCs w:val="19.785310745239258"/>
          <w:u w:val="none"/>
          <w:shd w:fill="auto" w:val="clear"/>
          <w:vertAlign w:val="baseline"/>
          <w:rtl w:val="0"/>
        </w:rPr>
        <w:t xml:space="preserve">The collection infrastruc </w:t>
      </w:r>
      <w:r w:rsidDel="00000000" w:rsidR="00000000" w:rsidRPr="00000000">
        <w:rPr>
          <w:rFonts w:ascii="Arial" w:cs="Arial" w:eastAsia="Arial" w:hAnsi="Arial"/>
          <w:b w:val="0"/>
          <w:bCs w:val="0"/>
          <w:i w:val="0"/>
          <w:iCs w:val="0"/>
          <w:smallCaps w:val="0"/>
          <w:strike w:val="0"/>
          <w:color w:val="000000"/>
          <w:sz w:val="19.994895935058594"/>
          <w:szCs w:val="19.994895935058594"/>
          <w:u w:val="none"/>
          <w:shd w:fill="auto" w:val="clear"/>
          <w:vertAlign w:val="baseline"/>
          <w:rtl w:val="0"/>
        </w:rPr>
        <w:t xml:space="preserve">ture is already running in live mode, so the corpus will continue to grow as the com </w:t>
      </w:r>
      <w:r w:rsidDel="00000000" w:rsidR="00000000" w:rsidRPr="00000000">
        <w:rPr>
          <w:rFonts w:ascii="Arial" w:cs="Arial" w:eastAsia="Arial" w:hAnsi="Arial"/>
          <w:b w:val="0"/>
          <w:bCs w:val="0"/>
          <w:i w:val="0"/>
          <w:iCs w:val="0"/>
          <w:smallCaps w:val="0"/>
          <w:strike w:val="0"/>
          <w:color w:val="000000"/>
          <w:sz w:val="19.945194244384766"/>
          <w:szCs w:val="19.945194244384766"/>
          <w:u w:val="none"/>
          <w:shd w:fill="auto" w:val="clear"/>
          <w:vertAlign w:val="baseline"/>
          <w:rtl w:val="0"/>
        </w:rPr>
        <w:t xml:space="preserve">munity does. The same ATProto workflow could be applied to other small-language </w:t>
      </w:r>
      <w:r w:rsidDel="00000000" w:rsidR="00000000" w:rsidRPr="00000000">
        <w:rPr>
          <w:rFonts w:ascii="Arial" w:cs="Arial" w:eastAsia="Arial" w:hAnsi="Arial"/>
          <w:b w:val="0"/>
          <w:bCs w:val="0"/>
          <w:i w:val="0"/>
          <w:iCs w:val="0"/>
          <w:smallCaps w:val="0"/>
          <w:strike w:val="0"/>
          <w:color w:val="000000"/>
          <w:sz w:val="20.123546600341797"/>
          <w:szCs w:val="20.123546600341797"/>
          <w:u w:val="none"/>
          <w:shd w:fill="auto" w:val="clear"/>
          <w:vertAlign w:val="baseline"/>
          <w:rtl w:val="0"/>
        </w:rPr>
        <w:t xml:space="preserve">communities on Bluesky, extending the infrastructure argument from the Slovene </w:t>
      </w:r>
      <w:r w:rsidDel="00000000" w:rsidR="00000000" w:rsidRPr="00000000">
        <w:rPr>
          <w:rFonts w:ascii="Arial" w:cs="Arial" w:eastAsia="Arial" w:hAnsi="Arial"/>
          <w:b w:val="0"/>
          <w:bCs w:val="0"/>
          <w:i w:val="0"/>
          <w:iCs w:val="0"/>
          <w:smallCaps w:val="0"/>
          <w:strike w:val="0"/>
          <w:color w:val="000000"/>
          <w:sz w:val="19.815387725830078"/>
          <w:szCs w:val="19.815387725830078"/>
          <w:u w:val="none"/>
          <w:shd w:fill="auto" w:val="clear"/>
          <w:vertAlign w:val="baseline"/>
          <w:rtl w:val="0"/>
        </w:rPr>
        <w:t xml:space="preserve">case to a comparative study of how under-resourced languages establish themselves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on a new platform.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890625" w:line="240" w:lineRule="auto"/>
        <w:ind w:left="15.09963989257812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1 0 DATA AND COD E AVA I LAB I L ITY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475341796875" w:line="275.88086128234863" w:lineRule="auto"/>
        <w:ind w:left="18.921432495117188" w:right="22.823486328125" w:hanging="10.273666381835938"/>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5021362304688"/>
          <w:szCs w:val="19.725021362304688"/>
          <w:u w:val="none"/>
          <w:shd w:fill="auto" w:val="clear"/>
          <w:vertAlign w:val="baseline"/>
          <w:rtl w:val="0"/>
        </w:rPr>
        <w:t xml:space="preserve">The pseudonymised corpus is publicly available at Zenodo (Hüll, 2026). The collection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and anonymisation code is available at https://github.com/hulln/slosky.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1573486328125" w:line="240" w:lineRule="auto"/>
        <w:ind w:left="2.8244018554687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ACKNOW L EDG EM ENTS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679931640625" w:line="279.95455741882324" w:lineRule="auto"/>
        <w:ind w:left="4.2571258544921875" w:right="-7.149658203125" w:firstLine="13.441696166992188"/>
        <w:jc w:val="both"/>
        <w:rPr>
          <w:rFonts w:ascii="Arial" w:cs="Arial" w:eastAsia="Arial" w:hAnsi="Arial"/>
          <w:b w:val="0"/>
          <w:bCs w:val="0"/>
          <w:i w:val="0"/>
          <w:iCs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52527236938477"/>
          <w:szCs w:val="17.752527236938477"/>
          <w:u w:val="none"/>
          <w:shd w:fill="auto" w:val="clear"/>
          <w:vertAlign w:val="baseline"/>
          <w:rtl w:val="0"/>
        </w:rPr>
        <w:t xml:space="preserve">Generative AI tools were used selectively during the coding, implementation, and writing phases. </w:t>
      </w:r>
      <w:r w:rsidDel="00000000" w:rsidR="00000000" w:rsidRPr="00000000">
        <w:rPr>
          <w:rFonts w:ascii="Arial" w:cs="Arial" w:eastAsia="Arial" w:hAnsi="Arial"/>
          <w:b w:val="0"/>
          <w:bCs w:val="0"/>
          <w:i w:val="0"/>
          <w:iCs w:val="0"/>
          <w:smallCaps w:val="0"/>
          <w:strike w:val="0"/>
          <w:color w:val="000000"/>
          <w:sz w:val="17.914819717407227"/>
          <w:szCs w:val="17.914819717407227"/>
          <w:u w:val="none"/>
          <w:shd w:fill="auto" w:val="clear"/>
          <w:vertAlign w:val="baseline"/>
          <w:rtl w:val="0"/>
        </w:rPr>
        <w:t xml:space="preserve">All generated content was independently reviewed, revised where necessary, and finalised by </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the author.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392333984375" w:line="240" w:lineRule="auto"/>
        <w:ind w:left="20.51544189453125" w:right="0" w:firstLine="0"/>
        <w:jc w:val="left"/>
        <w:rPr>
          <w:rFonts w:ascii="Arial" w:cs="Arial" w:eastAsia="Arial" w:hAnsi="Arial"/>
          <w:b w:val="1"/>
          <w:bCs w:val="1"/>
          <w:i w:val="0"/>
          <w:iCs w:val="0"/>
          <w:smallCaps w:val="0"/>
          <w:strike w:val="0"/>
          <w:color w:val="000000"/>
          <w:sz w:val="15.94021987915039"/>
          <w:szCs w:val="15.940219879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1987915039"/>
          <w:szCs w:val="15.94021987915039"/>
          <w:u w:val="none"/>
          <w:shd w:fill="auto" w:val="clear"/>
          <w:vertAlign w:val="baseline"/>
          <w:rtl w:val="0"/>
        </w:rPr>
        <w:t xml:space="preserve">R E F ER ENC 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000061035156" w:line="279.9547576904297" w:lineRule="auto"/>
        <w:ind w:left="743.2651519775391" w:right="24.7564697265625" w:hanging="718.5977172851562"/>
        <w:jc w:val="left"/>
        <w:rPr>
          <w:rFonts w:ascii="Arial" w:cs="Arial" w:eastAsia="Arial" w:hAnsi="Arial"/>
          <w:b w:val="0"/>
          <w:bCs w:val="0"/>
          <w:i w:val="0"/>
          <w:iCs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14819717407227"/>
          <w:szCs w:val="17.914819717407227"/>
          <w:u w:val="none"/>
          <w:shd w:fill="auto" w:val="clear"/>
          <w:vertAlign w:val="baseline"/>
          <w:rtl w:val="0"/>
        </w:rPr>
        <w:t xml:space="preserve">Bluesky PBLLC. (2023). The AT protocol [Technical specification]. Retrieved April 1, 2026, from </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https://atproto.com/guides/overview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783447265625" w:line="280.18338203430176" w:lineRule="auto"/>
        <w:ind w:left="728.6660003662109" w:right="-5.2471923828125" w:hanging="703.6434936523438"/>
        <w:jc w:val="left"/>
        <w:rPr>
          <w:rFonts w:ascii="Arial" w:cs="Arial" w:eastAsia="Arial" w:hAnsi="Arial"/>
          <w:b w:val="0"/>
          <w:bCs w:val="0"/>
          <w:i w:val="0"/>
          <w:iCs w:val="0"/>
          <w:smallCaps w:val="0"/>
          <w:strike w:val="0"/>
          <w:color w:val="000000"/>
          <w:sz w:val="17.79775619506836"/>
          <w:szCs w:val="17.79775619506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003326416"/>
          <w:szCs w:val="18.1112003326416"/>
          <w:u w:val="none"/>
          <w:shd w:fill="auto" w:val="clear"/>
          <w:vertAlign w:val="baseline"/>
          <w:rtl w:val="0"/>
        </w:rPr>
        <w:t xml:space="preserve">Erjavec, T., Fišer, D., Čibej, J., Arhar Holdt, Š., Ljubešić, N., Dobrovoljc, K., &amp; Krek, S. (2019). </w:t>
      </w:r>
      <w:r w:rsidDel="00000000" w:rsidR="00000000" w:rsidRPr="00000000">
        <w:rPr>
          <w:rFonts w:ascii="Arial" w:cs="Arial" w:eastAsia="Arial" w:hAnsi="Arial"/>
          <w:b w:val="0"/>
          <w:bCs w:val="0"/>
          <w:i w:val="0"/>
          <w:iCs w:val="0"/>
          <w:smallCaps w:val="0"/>
          <w:strike w:val="0"/>
          <w:color w:val="000000"/>
          <w:sz w:val="17.79775619506836"/>
          <w:szCs w:val="17.79775619506836"/>
          <w:u w:val="none"/>
          <w:shd w:fill="auto" w:val="clear"/>
          <w:vertAlign w:val="baseline"/>
          <w:rtl w:val="0"/>
        </w:rPr>
        <w:t xml:space="preserve">The Janes project: Language resources and tools for Slovene user generated content.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624614715576" w:lineRule="auto"/>
        <w:ind w:left="736.4507293701172" w:right="-1.4483642578125" w:hanging="1.488494873046875"/>
        <w:jc w:val="left"/>
        <w:rPr>
          <w:rFonts w:ascii="Arial" w:cs="Arial" w:eastAsia="Arial" w:hAnsi="Arial"/>
          <w:b w:val="0"/>
          <w:bCs w:val="0"/>
          <w:i w:val="0"/>
          <w:iCs w:val="0"/>
          <w:smallCaps w:val="0"/>
          <w:strike w:val="0"/>
          <w:color w:val="000000"/>
          <w:sz w:val="17.93276023864746"/>
          <w:szCs w:val="17.93276023864746"/>
          <w:u w:val="none"/>
          <w:shd w:fill="auto" w:val="clear"/>
          <w:vertAlign w:val="baseline"/>
        </w:rPr>
      </w:pPr>
      <w:r w:rsidDel="00000000" w:rsidR="00000000" w:rsidRPr="00000000">
        <w:rPr>
          <w:rFonts w:ascii="Oi" w:cs="Oi" w:eastAsia="Oi" w:hAnsi="Oi"/>
          <w:b w:val="0"/>
          <w:bCs w:val="0"/>
          <w:i w:val="1"/>
          <w:iCs w:val="1"/>
          <w:smallCaps w:val="0"/>
          <w:strike w:val="0"/>
          <w:color w:val="000000"/>
          <w:sz w:val="18.1112003326416"/>
          <w:szCs w:val="18.1112003326416"/>
          <w:u w:val="none"/>
          <w:shd w:fill="auto" w:val="clear"/>
          <w:vertAlign w:val="baseline"/>
          <w:rtl w:val="0"/>
        </w:rPr>
        <w:t xml:space="preserve">Language Resources and Evaluation</w:t>
      </w:r>
      <w:r w:rsidDel="00000000" w:rsidR="00000000" w:rsidRPr="00000000">
        <w:rPr>
          <w:rFonts w:ascii="Arial" w:cs="Arial" w:eastAsia="Arial" w:hAnsi="Arial"/>
          <w:b w:val="0"/>
          <w:bCs w:val="0"/>
          <w:i w:val="0"/>
          <w:iCs w:val="0"/>
          <w:smallCaps w:val="0"/>
          <w:strike w:val="0"/>
          <w:color w:val="000000"/>
          <w:sz w:val="18.1112003326416"/>
          <w:szCs w:val="18.1112003326416"/>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8.1112003326416"/>
          <w:szCs w:val="18.1112003326416"/>
          <w:u w:val="none"/>
          <w:shd w:fill="auto" w:val="clear"/>
          <w:vertAlign w:val="baseline"/>
          <w:rtl w:val="0"/>
        </w:rPr>
        <w:t xml:space="preserve">53</w:t>
      </w:r>
      <w:r w:rsidDel="00000000" w:rsidR="00000000" w:rsidRPr="00000000">
        <w:rPr>
          <w:rFonts w:ascii="Arial" w:cs="Arial" w:eastAsia="Arial" w:hAnsi="Arial"/>
          <w:b w:val="0"/>
          <w:bCs w:val="0"/>
          <w:i w:val="0"/>
          <w:iCs w:val="0"/>
          <w:smallCaps w:val="0"/>
          <w:strike w:val="0"/>
          <w:color w:val="000000"/>
          <w:sz w:val="18.1112003326416"/>
          <w:szCs w:val="18.1112003326416"/>
          <w:u w:val="none"/>
          <w:shd w:fill="auto" w:val="clear"/>
          <w:vertAlign w:val="baseline"/>
          <w:rtl w:val="0"/>
        </w:rPr>
        <w:t xml:space="preserve">, 223–246. https://doi.org/10.1007/s10579- </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018-9425-z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79.95524406433105" w:lineRule="auto"/>
        <w:ind w:left="17.885284423828125" w:right="24.3536376953125" w:firstLine="6.5239715576171875"/>
        <w:jc w:val="left"/>
        <w:rPr>
          <w:rFonts w:ascii="Arial" w:cs="Arial" w:eastAsia="Arial" w:hAnsi="Arial"/>
          <w:b w:val="0"/>
          <w:bCs w:val="0"/>
          <w:i w:val="0"/>
          <w:iCs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70631790161133"/>
          <w:szCs w:val="17.770631790161133"/>
          <w:u w:val="none"/>
          <w:shd w:fill="auto" w:val="clear"/>
          <w:vertAlign w:val="baseline"/>
          <w:rtl w:val="0"/>
        </w:rPr>
        <w:t xml:space="preserve">Failla, A., &amp; Rossetti, G. (2024). “I’m in the Bluesky Tonight”: Insights from a year worth of social </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data. </w:t>
      </w:r>
      <w:r w:rsidDel="00000000" w:rsidR="00000000" w:rsidRPr="00000000">
        <w:rPr>
          <w:rFonts w:ascii="Oi" w:cs="Oi" w:eastAsia="Oi" w:hAnsi="Oi"/>
          <w:b w:val="0"/>
          <w:bCs w:val="0"/>
          <w:i w:val="1"/>
          <w:iCs w:val="1"/>
          <w:smallCaps w:val="0"/>
          <w:strike w:val="0"/>
          <w:color w:val="000000"/>
          <w:sz w:val="17.93276023864746"/>
          <w:szCs w:val="17.93276023864746"/>
          <w:u w:val="none"/>
          <w:shd w:fill="auto" w:val="clear"/>
          <w:vertAlign w:val="baseline"/>
          <w:rtl w:val="0"/>
        </w:rPr>
        <w:t xml:space="preserve">PLOS ONE</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7.93276023864746"/>
          <w:szCs w:val="17.93276023864746"/>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(11), e0310330. https://doi.org/10.1371/journal.pone.0310330 Gorjanc, V., &amp; Krek, S. (Eds.). (2005). </w:t>
      </w:r>
      <w:r w:rsidDel="00000000" w:rsidR="00000000" w:rsidRPr="00000000">
        <w:rPr>
          <w:rFonts w:ascii="Oi" w:cs="Oi" w:eastAsia="Oi" w:hAnsi="Oi"/>
          <w:b w:val="0"/>
          <w:bCs w:val="0"/>
          <w:i w:val="1"/>
          <w:iCs w:val="1"/>
          <w:smallCaps w:val="0"/>
          <w:strike w:val="0"/>
          <w:color w:val="000000"/>
          <w:sz w:val="17.93276023864746"/>
          <w:szCs w:val="17.93276023864746"/>
          <w:u w:val="none"/>
          <w:shd w:fill="auto" w:val="clear"/>
          <w:vertAlign w:val="baseline"/>
          <w:rtl w:val="0"/>
        </w:rPr>
        <w:t xml:space="preserve">Študije o korpusnem jezikoslovju</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171875" w:line="279.9542999267578" w:lineRule="auto"/>
        <w:ind w:left="733.0434417724609" w:right="-5.9344482421875" w:hanging="708.2630157470703"/>
        <w:jc w:val="left"/>
        <w:rPr>
          <w:rFonts w:ascii="Arial" w:cs="Arial" w:eastAsia="Arial" w:hAnsi="Arial"/>
          <w:b w:val="0"/>
          <w:bCs w:val="0"/>
          <w:i w:val="0"/>
          <w:iCs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77535247802734"/>
          <w:szCs w:val="17.977535247802734"/>
          <w:u w:val="none"/>
          <w:shd w:fill="auto" w:val="clear"/>
          <w:vertAlign w:val="baseline"/>
          <w:rtl w:val="0"/>
        </w:rPr>
        <w:t xml:space="preserve">Hüll, N. (2026). Slosky: A pseudonymized corpus of Slovene Bluesky posts. https://doi.org/10. </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5281/zenodo.19630467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751953125" w:line="279.5625400543213" w:lineRule="auto"/>
        <w:ind w:left="732.9415130615234" w:right="-6.641845703125" w:hanging="718.5817718505859"/>
        <w:jc w:val="both"/>
        <w:rPr>
          <w:rFonts w:ascii="Arial" w:cs="Arial" w:eastAsia="Arial" w:hAnsi="Arial"/>
          <w:b w:val="0"/>
          <w:bCs w:val="0"/>
          <w:i w:val="0"/>
          <w:iCs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52527236938477"/>
          <w:szCs w:val="17.752527236938477"/>
          <w:u w:val="none"/>
          <w:shd w:fill="auto" w:val="clear"/>
          <w:vertAlign w:val="baseline"/>
          <w:rtl w:val="0"/>
        </w:rPr>
        <w:t xml:space="preserve">Joulin, A., Grave, E., Bojanowski, P., &amp; Mikolov, T. (2017). Bag of tricks for efficient text classifica </w:t>
      </w:r>
      <w:r w:rsidDel="00000000" w:rsidR="00000000" w:rsidRPr="00000000">
        <w:rPr>
          <w:rFonts w:ascii="Arial" w:cs="Arial" w:eastAsia="Arial" w:hAnsi="Arial"/>
          <w:b w:val="0"/>
          <w:bCs w:val="0"/>
          <w:i w:val="0"/>
          <w:iCs w:val="0"/>
          <w:smallCaps w:val="0"/>
          <w:strike w:val="0"/>
          <w:color w:val="000000"/>
          <w:sz w:val="18.093435287475586"/>
          <w:szCs w:val="18.093435287475586"/>
          <w:u w:val="none"/>
          <w:shd w:fill="auto" w:val="clear"/>
          <w:vertAlign w:val="baseline"/>
          <w:rtl w:val="0"/>
        </w:rPr>
        <w:t xml:space="preserve">tion. </w:t>
      </w:r>
      <w:r w:rsidDel="00000000" w:rsidR="00000000" w:rsidRPr="00000000">
        <w:rPr>
          <w:rFonts w:ascii="Oi" w:cs="Oi" w:eastAsia="Oi" w:hAnsi="Oi"/>
          <w:b w:val="0"/>
          <w:bCs w:val="0"/>
          <w:i w:val="1"/>
          <w:iCs w:val="1"/>
          <w:smallCaps w:val="0"/>
          <w:strike w:val="0"/>
          <w:color w:val="000000"/>
          <w:sz w:val="18.093435287475586"/>
          <w:szCs w:val="18.093435287475586"/>
          <w:u w:val="none"/>
          <w:shd w:fill="auto" w:val="clear"/>
          <w:vertAlign w:val="baseline"/>
          <w:rtl w:val="0"/>
        </w:rPr>
        <w:t xml:space="preserve">Proceedings of the 15th Conference of the European Chapter of the Association </w:t>
      </w:r>
      <w:r w:rsidDel="00000000" w:rsidR="00000000" w:rsidRPr="00000000">
        <w:rPr>
          <w:rFonts w:ascii="Oi" w:cs="Oi" w:eastAsia="Oi" w:hAnsi="Oi"/>
          <w:b w:val="0"/>
          <w:bCs w:val="0"/>
          <w:i w:val="1"/>
          <w:iCs w:val="1"/>
          <w:smallCaps w:val="0"/>
          <w:strike w:val="0"/>
          <w:color w:val="000000"/>
          <w:sz w:val="17.842870712280273"/>
          <w:szCs w:val="17.842870712280273"/>
          <w:u w:val="none"/>
          <w:shd w:fill="auto" w:val="clear"/>
          <w:vertAlign w:val="baseline"/>
          <w:rtl w:val="0"/>
        </w:rPr>
        <w:t xml:space="preserve">for Computational Linguistics: Volume 2, Short Papers</w:t>
      </w:r>
      <w:r w:rsidDel="00000000" w:rsidR="00000000" w:rsidRPr="00000000">
        <w:rPr>
          <w:rFonts w:ascii="Arial" w:cs="Arial" w:eastAsia="Arial" w:hAnsi="Arial"/>
          <w:b w:val="0"/>
          <w:bCs w:val="0"/>
          <w:i w:val="0"/>
          <w:iCs w:val="0"/>
          <w:smallCaps w:val="0"/>
          <w:strike w:val="0"/>
          <w:color w:val="000000"/>
          <w:sz w:val="17.842870712280273"/>
          <w:szCs w:val="17.842870712280273"/>
          <w:u w:val="none"/>
          <w:shd w:fill="auto" w:val="clear"/>
          <w:vertAlign w:val="baseline"/>
          <w:rtl w:val="0"/>
        </w:rPr>
        <w:t xml:space="preserve">, 427–431. https://aclanthology. </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org/E17-2068/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69921875" w:line="279.8514747619629" w:lineRule="auto"/>
        <w:ind w:left="735.4141998291016" w:right="-7.3150634765625" w:hanging="710.3916931152344"/>
        <w:jc w:val="both"/>
        <w:rPr>
          <w:rFonts w:ascii="Arial" w:cs="Arial" w:eastAsia="Arial" w:hAnsi="Arial"/>
          <w:b w:val="0"/>
          <w:bCs w:val="0"/>
          <w:i w:val="0"/>
          <w:iCs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003326416"/>
          <w:szCs w:val="18.1112003326416"/>
          <w:u w:val="none"/>
          <w:shd w:fill="auto" w:val="clear"/>
          <w:vertAlign w:val="baseline"/>
          <w:rtl w:val="0"/>
        </w:rPr>
        <w:t xml:space="preserve">Krek, S., Arhar Holdt, Š., Erjavec, T., Čibej, J., Repar, A., Gantar, P., Ljubešić, N., Kosem, I., &amp; </w:t>
      </w:r>
      <w:r w:rsidDel="00000000" w:rsidR="00000000" w:rsidRPr="00000000">
        <w:rPr>
          <w:rFonts w:ascii="Arial" w:cs="Arial" w:eastAsia="Arial" w:hAnsi="Arial"/>
          <w:b w:val="0"/>
          <w:bCs w:val="0"/>
          <w:i w:val="0"/>
          <w:iCs w:val="0"/>
          <w:smallCaps w:val="0"/>
          <w:strike w:val="0"/>
          <w:color w:val="000000"/>
          <w:sz w:val="17.752527236938477"/>
          <w:szCs w:val="17.752527236938477"/>
          <w:u w:val="none"/>
          <w:shd w:fill="auto" w:val="clear"/>
          <w:vertAlign w:val="baseline"/>
          <w:rtl w:val="0"/>
        </w:rPr>
        <w:t xml:space="preserve">Dobrovoljc, K. (2020a). Gigafida 2.0: The reference corpus of written standard Slovene. In N. Calzolari, F. Béchet, P. Blache, K. Choukri, C. Cieri, T. Declerck, S. Goggi, H. Isahara, B. Maegaard, J. Mariani, H. Mazo, A. Moreno, J. Odijk, &amp; S. Piperidis (Eds.), </w:t>
      </w:r>
      <w:r w:rsidDel="00000000" w:rsidR="00000000" w:rsidRPr="00000000">
        <w:rPr>
          <w:rFonts w:ascii="Oi" w:cs="Oi" w:eastAsia="Oi" w:hAnsi="Oi"/>
          <w:b w:val="0"/>
          <w:bCs w:val="0"/>
          <w:i w:val="1"/>
          <w:iCs w:val="1"/>
          <w:smallCaps w:val="0"/>
          <w:strike w:val="0"/>
          <w:color w:val="000000"/>
          <w:sz w:val="17.752527236938477"/>
          <w:szCs w:val="17.752527236938477"/>
          <w:u w:val="none"/>
          <w:shd w:fill="auto" w:val="clear"/>
          <w:vertAlign w:val="baseline"/>
          <w:rtl w:val="0"/>
        </w:rPr>
        <w:t xml:space="preserve">Proceedings of the twelfth language resources and evaluation conference </w:t>
      </w:r>
      <w:r w:rsidDel="00000000" w:rsidR="00000000" w:rsidRPr="00000000">
        <w:rPr>
          <w:rFonts w:ascii="Arial" w:cs="Arial" w:eastAsia="Arial" w:hAnsi="Arial"/>
          <w:b w:val="0"/>
          <w:bCs w:val="0"/>
          <w:i w:val="0"/>
          <w:iCs w:val="0"/>
          <w:smallCaps w:val="0"/>
          <w:strike w:val="0"/>
          <w:color w:val="000000"/>
          <w:sz w:val="17.752527236938477"/>
          <w:szCs w:val="17.752527236938477"/>
          <w:u w:val="none"/>
          <w:shd w:fill="auto" w:val="clear"/>
          <w:vertAlign w:val="baseline"/>
          <w:rtl w:val="0"/>
        </w:rPr>
        <w:t xml:space="preserve">(pp. 3340–3345). European </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Language Resources Association. https://aclanthology.org/2020.lrec-1.409/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7822265625" w:line="279.51725006103516" w:lineRule="auto"/>
        <w:ind w:left="724.2644500732422" w:right="1.8231201171875" w:hanging="699.7422790527344"/>
        <w:jc w:val="both"/>
        <w:rPr>
          <w:rFonts w:ascii="Arial" w:cs="Arial" w:eastAsia="Arial" w:hAnsi="Arial"/>
          <w:b w:val="0"/>
          <w:bCs w:val="0"/>
          <w:i w:val="0"/>
          <w:iCs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8338565826416"/>
          <w:szCs w:val="17.8338565826416"/>
          <w:u w:val="none"/>
          <w:shd w:fill="auto" w:val="clear"/>
          <w:vertAlign w:val="baseline"/>
          <w:rtl w:val="0"/>
        </w:rPr>
        <w:t xml:space="preserve">Krek, S., Erjavec, T., Dobrovoljc, K., Gantar, P., Arhar Holdt, Š., Čibej, J., &amp; Brank, J. (2020b). The </w:t>
      </w:r>
      <w:r w:rsidDel="00000000" w:rsidR="00000000" w:rsidRPr="00000000">
        <w:rPr>
          <w:rFonts w:ascii="Arial" w:cs="Arial" w:eastAsia="Arial" w:hAnsi="Arial"/>
          <w:b w:val="0"/>
          <w:bCs w:val="0"/>
          <w:i w:val="0"/>
          <w:iCs w:val="0"/>
          <w:smallCaps w:val="0"/>
          <w:strike w:val="0"/>
          <w:color w:val="000000"/>
          <w:sz w:val="17.752527236938477"/>
          <w:szCs w:val="17.752527236938477"/>
          <w:u w:val="none"/>
          <w:shd w:fill="auto" w:val="clear"/>
          <w:vertAlign w:val="baseline"/>
          <w:rtl w:val="0"/>
        </w:rPr>
        <w:t xml:space="preserve">ssj500k training corpus for slovene language processing. In D. Fišer &amp; T. Erjavec (Eds.), </w:t>
      </w:r>
      <w:r w:rsidDel="00000000" w:rsidR="00000000" w:rsidRPr="00000000">
        <w:rPr>
          <w:rFonts w:ascii="Oi" w:cs="Oi" w:eastAsia="Oi" w:hAnsi="Oi"/>
          <w:b w:val="0"/>
          <w:bCs w:val="0"/>
          <w:i w:val="1"/>
          <w:iCs w:val="1"/>
          <w:smallCaps w:val="0"/>
          <w:strike w:val="0"/>
          <w:color w:val="000000"/>
          <w:sz w:val="17.752527236938477"/>
          <w:szCs w:val="17.752527236938477"/>
          <w:u w:val="none"/>
          <w:shd w:fill="auto" w:val="clear"/>
          <w:vertAlign w:val="baseline"/>
          <w:rtl w:val="0"/>
        </w:rPr>
        <w:t xml:space="preserve">Jezikovne tehnologije in digitalna humanistika: Zbornik konference </w:t>
      </w:r>
      <w:r w:rsidDel="00000000" w:rsidR="00000000" w:rsidRPr="00000000">
        <w:rPr>
          <w:rFonts w:ascii="Arial" w:cs="Arial" w:eastAsia="Arial" w:hAnsi="Arial"/>
          <w:b w:val="0"/>
          <w:bCs w:val="0"/>
          <w:i w:val="0"/>
          <w:iCs w:val="0"/>
          <w:smallCaps w:val="0"/>
          <w:strike w:val="0"/>
          <w:color w:val="000000"/>
          <w:sz w:val="17.752527236938477"/>
          <w:szCs w:val="17.752527236938477"/>
          <w:u w:val="none"/>
          <w:shd w:fill="auto" w:val="clear"/>
          <w:vertAlign w:val="baseline"/>
          <w:rtl w:val="0"/>
        </w:rPr>
        <w:t xml:space="preserve">(pp. 24–33). Inštitut </w:t>
      </w:r>
      <w:r w:rsidDel="00000000" w:rsidR="00000000" w:rsidRPr="00000000">
        <w:rPr>
          <w:rFonts w:ascii="Arial" w:cs="Arial" w:eastAsia="Arial" w:hAnsi="Arial"/>
          <w:b w:val="0"/>
          <w:bCs w:val="0"/>
          <w:i w:val="0"/>
          <w:iCs w:val="0"/>
          <w:smallCaps w:val="0"/>
          <w:strike w:val="0"/>
          <w:color w:val="000000"/>
          <w:sz w:val="18.1112003326416"/>
          <w:szCs w:val="18.1112003326416"/>
          <w:u w:val="none"/>
          <w:shd w:fill="auto" w:val="clear"/>
          <w:vertAlign w:val="baseline"/>
          <w:rtl w:val="0"/>
        </w:rPr>
        <w:t xml:space="preserve">za novejšo zgodovino. http://nl.ijs.si/jtdh20/pdf/JT-DH_2020_Krek-et-al_The </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ssj500k-Training-Corpus-for-Slovene--Language-Processing.pdf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98974609375" w:line="279.3719959259033" w:lineRule="auto"/>
        <w:ind w:left="723.9002227783203" w:right="-5.3631591796875" w:hanging="699.3941497802734"/>
        <w:jc w:val="both"/>
        <w:rPr>
          <w:rFonts w:ascii="Arial" w:cs="Arial" w:eastAsia="Arial" w:hAnsi="Arial"/>
          <w:b w:val="0"/>
          <w:bCs w:val="0"/>
          <w:i w:val="0"/>
          <w:iCs w:val="0"/>
          <w:smallCaps w:val="0"/>
          <w:strike w:val="0"/>
          <w:color w:val="000000"/>
          <w:sz w:val="17.752527236938477"/>
          <w:szCs w:val="17.7525272369384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824838638305664"/>
          <w:szCs w:val="17.824838638305664"/>
          <w:u w:val="none"/>
          <w:shd w:fill="auto" w:val="clear"/>
          <w:vertAlign w:val="baseline"/>
          <w:rtl w:val="0"/>
        </w:rPr>
        <w:t xml:space="preserve">Krek, S., Erjavec, T., Repar, A., Čibej, J., Arhar Holdt, Š., Gantar, P., Kosem, I., Robnik Šikonja, M., </w:t>
      </w:r>
      <w:r w:rsidDel="00000000" w:rsidR="00000000" w:rsidRPr="00000000">
        <w:rPr>
          <w:rFonts w:ascii="Arial" w:cs="Arial" w:eastAsia="Arial" w:hAnsi="Arial"/>
          <w:b w:val="0"/>
          <w:bCs w:val="0"/>
          <w:i w:val="0"/>
          <w:iCs w:val="0"/>
          <w:smallCaps w:val="0"/>
          <w:strike w:val="0"/>
          <w:color w:val="000000"/>
          <w:sz w:val="17.99541473388672"/>
          <w:szCs w:val="17.99541473388672"/>
          <w:u w:val="none"/>
          <w:shd w:fill="auto" w:val="clear"/>
          <w:vertAlign w:val="baseline"/>
          <w:rtl w:val="0"/>
        </w:rPr>
        <w:t xml:space="preserve">Ljubešić, N., Dobrovoljc, K., Laskowski, C., Grčar, M., Holozan, P., Šuster, S., Gorjanc, </w:t>
      </w:r>
      <w:r w:rsidDel="00000000" w:rsidR="00000000" w:rsidRPr="00000000">
        <w:rPr>
          <w:rFonts w:ascii="Arial" w:cs="Arial" w:eastAsia="Arial" w:hAnsi="Arial"/>
          <w:b w:val="0"/>
          <w:bCs w:val="0"/>
          <w:i w:val="0"/>
          <w:iCs w:val="0"/>
          <w:smallCaps w:val="0"/>
          <w:strike w:val="0"/>
          <w:color w:val="000000"/>
          <w:sz w:val="18.1112003326416"/>
          <w:szCs w:val="18.1112003326416"/>
          <w:u w:val="none"/>
          <w:shd w:fill="auto" w:val="clear"/>
          <w:vertAlign w:val="baseline"/>
          <w:rtl w:val="0"/>
        </w:rPr>
        <w:t xml:space="preserve">V., Stabej, M., &amp; Logar, N. (2019). </w:t>
      </w:r>
      <w:r w:rsidDel="00000000" w:rsidR="00000000" w:rsidRPr="00000000">
        <w:rPr>
          <w:rFonts w:ascii="Oi" w:cs="Oi" w:eastAsia="Oi" w:hAnsi="Oi"/>
          <w:b w:val="0"/>
          <w:bCs w:val="0"/>
          <w:i w:val="1"/>
          <w:iCs w:val="1"/>
          <w:smallCaps w:val="0"/>
          <w:strike w:val="0"/>
          <w:color w:val="000000"/>
          <w:sz w:val="18.1112003326416"/>
          <w:szCs w:val="18.1112003326416"/>
          <w:u w:val="none"/>
          <w:shd w:fill="auto" w:val="clear"/>
          <w:vertAlign w:val="baseline"/>
          <w:rtl w:val="0"/>
        </w:rPr>
        <w:t xml:space="preserve">Corpus of written standard Slovene Gigafida 2.0</w:t>
      </w:r>
      <w:r w:rsidDel="00000000" w:rsidR="00000000" w:rsidRPr="00000000">
        <w:rPr>
          <w:rFonts w:ascii="Arial" w:cs="Arial" w:eastAsia="Arial" w:hAnsi="Arial"/>
          <w:b w:val="0"/>
          <w:bCs w:val="0"/>
          <w:i w:val="0"/>
          <w:iCs w:val="0"/>
          <w:smallCaps w:val="0"/>
          <w:strike w:val="0"/>
          <w:color w:val="000000"/>
          <w:sz w:val="18.1112003326416"/>
          <w:szCs w:val="18.11120033264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752527236938477"/>
          <w:szCs w:val="17.752527236938477"/>
          <w:u w:val="none"/>
          <w:shd w:fill="auto" w:val="clear"/>
          <w:vertAlign w:val="baseline"/>
          <w:rtl w:val="0"/>
        </w:rPr>
        <w:t xml:space="preserve">Slovenian language resource repository CLARIN.SI. http://hdl.handle.net/11356/1320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818603515625" w:line="279.94723320007324" w:lineRule="auto"/>
        <w:ind w:left="24.376983642578125" w:right="11.7974853515625" w:hanging="0.1129150390625"/>
        <w:jc w:val="left"/>
        <w:rPr>
          <w:rFonts w:ascii="Arial" w:cs="Arial" w:eastAsia="Arial" w:hAnsi="Arial"/>
          <w:b w:val="0"/>
          <w:bCs w:val="0"/>
          <w:i w:val="0"/>
          <w:iCs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52527236938477"/>
          <w:szCs w:val="17.752527236938477"/>
          <w:u w:val="none"/>
          <w:shd w:fill="auto" w:val="clear"/>
          <w:vertAlign w:val="baseline"/>
          <w:rtl w:val="0"/>
        </w:rPr>
        <w:t xml:space="preserve">Lui, M., &amp; Baldwin, T. (2012). Langid.py: An off-the-shelf language identification tool. </w:t>
      </w:r>
      <w:r w:rsidDel="00000000" w:rsidR="00000000" w:rsidRPr="00000000">
        <w:rPr>
          <w:rFonts w:ascii="Oi" w:cs="Oi" w:eastAsia="Oi" w:hAnsi="Oi"/>
          <w:b w:val="0"/>
          <w:bCs w:val="0"/>
          <w:i w:val="1"/>
          <w:iCs w:val="1"/>
          <w:smallCaps w:val="0"/>
          <w:strike w:val="0"/>
          <w:color w:val="000000"/>
          <w:sz w:val="17.752527236938477"/>
          <w:szCs w:val="17.752527236938477"/>
          <w:u w:val="none"/>
          <w:shd w:fill="auto" w:val="clear"/>
          <w:vertAlign w:val="baseline"/>
          <w:rtl w:val="0"/>
        </w:rPr>
        <w:t xml:space="preserve">Proceedings </w:t>
      </w:r>
      <w:r w:rsidDel="00000000" w:rsidR="00000000" w:rsidRPr="00000000">
        <w:rPr>
          <w:rFonts w:ascii="Oi" w:cs="Oi" w:eastAsia="Oi" w:hAnsi="Oi"/>
          <w:b w:val="0"/>
          <w:bCs w:val="0"/>
          <w:i w:val="1"/>
          <w:iCs w:val="1"/>
          <w:smallCaps w:val="0"/>
          <w:strike w:val="0"/>
          <w:color w:val="000000"/>
          <w:sz w:val="17.93276023864746"/>
          <w:szCs w:val="17.93276023864746"/>
          <w:u w:val="none"/>
          <w:shd w:fill="auto" w:val="clear"/>
          <w:vertAlign w:val="baseline"/>
          <w:rtl w:val="0"/>
        </w:rPr>
        <w:t xml:space="preserve">of the ACL 2012 System Demonstrations</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 25–30. https://aclanthology.org/P12-3005/ </w:t>
      </w:r>
      <w:r w:rsidDel="00000000" w:rsidR="00000000" w:rsidRPr="00000000">
        <w:rPr>
          <w:rFonts w:ascii="Arial" w:cs="Arial" w:eastAsia="Arial" w:hAnsi="Arial"/>
          <w:b w:val="0"/>
          <w:bCs w:val="0"/>
          <w:i w:val="0"/>
          <w:iCs w:val="0"/>
          <w:smallCaps w:val="0"/>
          <w:strike w:val="0"/>
          <w:color w:val="000000"/>
          <w:sz w:val="17.815814971923828"/>
          <w:szCs w:val="17.815814971923828"/>
          <w:u w:val="none"/>
          <w:shd w:fill="auto" w:val="clear"/>
          <w:vertAlign w:val="baseline"/>
          <w:rtl w:val="0"/>
        </w:rPr>
        <w:t xml:space="preserve">Nakatani, S. (2010). Language detection library for Java [Software library]. https://github.com/ </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shuyo/language-detection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7734375" w:line="279.69712257385254" w:lineRule="auto"/>
        <w:ind w:left="726.9478607177734" w:right="21.041259765625" w:hanging="701.9253540039062"/>
        <w:jc w:val="both"/>
        <w:rPr>
          <w:rFonts w:ascii="Arial" w:cs="Arial" w:eastAsia="Arial" w:hAnsi="Arial"/>
          <w:b w:val="0"/>
          <w:bCs w:val="0"/>
          <w:i w:val="0"/>
          <w:iCs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12003326416"/>
          <w:szCs w:val="18.1112003326416"/>
          <w:u w:val="none"/>
          <w:shd w:fill="auto" w:val="clear"/>
          <w:vertAlign w:val="baseline"/>
          <w:rtl w:val="0"/>
        </w:rPr>
        <w:t xml:space="preserve">Pančur, A., Erjavec, T., Meden, K., Ojsteršek, M., Šorn, M., &amp; Blaj Hribar, N. (2022). </w:t>
      </w:r>
      <w:r w:rsidDel="00000000" w:rsidR="00000000" w:rsidRPr="00000000">
        <w:rPr>
          <w:rFonts w:ascii="Oi" w:cs="Oi" w:eastAsia="Oi" w:hAnsi="Oi"/>
          <w:b w:val="0"/>
          <w:bCs w:val="0"/>
          <w:i w:val="1"/>
          <w:iCs w:val="1"/>
          <w:smallCaps w:val="0"/>
          <w:strike w:val="0"/>
          <w:color w:val="000000"/>
          <w:sz w:val="18.1112003326416"/>
          <w:szCs w:val="18.1112003326416"/>
          <w:u w:val="none"/>
          <w:shd w:fill="auto" w:val="clear"/>
          <w:vertAlign w:val="baseline"/>
          <w:rtl w:val="0"/>
        </w:rPr>
        <w:t xml:space="preserve">Slovenian </w:t>
      </w:r>
      <w:r w:rsidDel="00000000" w:rsidR="00000000" w:rsidRPr="00000000">
        <w:rPr>
          <w:rFonts w:ascii="Oi" w:cs="Oi" w:eastAsia="Oi" w:hAnsi="Oi"/>
          <w:b w:val="0"/>
          <w:bCs w:val="0"/>
          <w:i w:val="1"/>
          <w:iCs w:val="1"/>
          <w:smallCaps w:val="0"/>
          <w:strike w:val="0"/>
          <w:color w:val="000000"/>
          <w:sz w:val="17.923791885375977"/>
          <w:szCs w:val="17.923791885375977"/>
          <w:u w:val="none"/>
          <w:shd w:fill="auto" w:val="clear"/>
          <w:vertAlign w:val="baseline"/>
          <w:rtl w:val="0"/>
        </w:rPr>
        <w:t xml:space="preserve">parliamentary corpus (1990-2022) siParl 3.0</w:t>
      </w:r>
      <w:r w:rsidDel="00000000" w:rsidR="00000000" w:rsidRPr="00000000">
        <w:rPr>
          <w:rFonts w:ascii="Arial" w:cs="Arial" w:eastAsia="Arial" w:hAnsi="Arial"/>
          <w:b w:val="0"/>
          <w:bCs w:val="0"/>
          <w:i w:val="0"/>
          <w:iCs w:val="0"/>
          <w:smallCaps w:val="0"/>
          <w:strike w:val="0"/>
          <w:color w:val="000000"/>
          <w:sz w:val="17.923791885375977"/>
          <w:szCs w:val="17.923791885375977"/>
          <w:u w:val="none"/>
          <w:shd w:fill="auto" w:val="clear"/>
          <w:vertAlign w:val="baseline"/>
          <w:rtl w:val="0"/>
        </w:rPr>
        <w:t xml:space="preserve">. Slovenian language resource repository </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CLARIN.SI. http://hdl.handle.net/11356/1748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2236328125" w:line="279.95455741882324" w:lineRule="auto"/>
        <w:ind w:left="17.698822021484375" w:right="-7.1490478515625" w:firstLine="0"/>
        <w:jc w:val="center"/>
        <w:rPr>
          <w:rFonts w:ascii="Arial" w:cs="Arial" w:eastAsia="Arial" w:hAnsi="Arial"/>
          <w:b w:val="0"/>
          <w:bCs w:val="0"/>
          <w:i w:val="0"/>
          <w:iCs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52527236938477"/>
          <w:szCs w:val="17.752527236938477"/>
          <w:u w:val="none"/>
          <w:shd w:fill="auto" w:val="clear"/>
          <w:vertAlign w:val="baseline"/>
          <w:rtl w:val="0"/>
        </w:rPr>
        <w:t xml:space="preserve">Quelle, D., &amp; Bovet, A. (2025). Bluesky: Network topology, polarization, and algorithmic curation. </w:t>
      </w:r>
      <w:r w:rsidDel="00000000" w:rsidR="00000000" w:rsidRPr="00000000">
        <w:rPr>
          <w:rFonts w:ascii="Oi" w:cs="Oi" w:eastAsia="Oi" w:hAnsi="Oi"/>
          <w:b w:val="0"/>
          <w:bCs w:val="0"/>
          <w:i w:val="1"/>
          <w:iCs w:val="1"/>
          <w:smallCaps w:val="0"/>
          <w:strike w:val="0"/>
          <w:color w:val="000000"/>
          <w:sz w:val="17.93276023864746"/>
          <w:szCs w:val="17.93276023864746"/>
          <w:u w:val="none"/>
          <w:shd w:fill="auto" w:val="clear"/>
          <w:vertAlign w:val="baseline"/>
          <w:rtl w:val="0"/>
        </w:rPr>
        <w:t xml:space="preserve">PLOS ONE</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7.93276023864746"/>
          <w:szCs w:val="17.93276023864746"/>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(2), e0318034. https://doi.org/10.1371/journal.pone.0318034</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92996215820312" w:right="0" w:firstLine="0"/>
        <w:jc w:val="left"/>
        <w:rPr>
          <w:rFonts w:ascii="Arial" w:cs="Arial" w:eastAsia="Arial" w:hAnsi="Arial"/>
          <w:b w:val="1"/>
          <w:bCs w:val="1"/>
          <w:i w:val="0"/>
          <w:iCs w:val="0"/>
          <w:smallCaps w:val="0"/>
          <w:strike w:val="0"/>
          <w:color w:val="000000"/>
          <w:sz w:val="23.91033935546875"/>
          <w:szCs w:val="23.910339355468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935546875"/>
          <w:szCs w:val="23.91033935546875"/>
          <w:u w:val="none"/>
          <w:shd w:fill="auto" w:val="clear"/>
          <w:vertAlign w:val="baseline"/>
          <w:rtl w:val="0"/>
        </w:rPr>
        <w:t xml:space="preserve">NASLOV PRISPEVKA V SLOVENŠČINI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30419921875" w:line="279.9433708190918" w:lineRule="auto"/>
        <w:ind w:left="290.0218963623047" w:right="307.5311279296875" w:firstLine="17.980194091796875"/>
        <w:jc w:val="both"/>
        <w:rPr>
          <w:rFonts w:ascii="Arial" w:cs="Arial" w:eastAsia="Arial" w:hAnsi="Arial"/>
          <w:b w:val="0"/>
          <w:bCs w:val="0"/>
          <w:i w:val="0"/>
          <w:iCs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8338565826416"/>
          <w:szCs w:val="17.8338565826416"/>
          <w:u w:val="none"/>
          <w:shd w:fill="auto" w:val="clear"/>
          <w:vertAlign w:val="baseline"/>
          <w:rtl w:val="0"/>
        </w:rPr>
        <w:t xml:space="preserve">Povzetek v slovenščini bo dodan v poznejši fazi priprave članka. Končna različica mora </w:t>
      </w:r>
      <w:r w:rsidDel="00000000" w:rsidR="00000000" w:rsidRPr="00000000">
        <w:rPr>
          <w:rFonts w:ascii="Arial" w:cs="Arial" w:eastAsia="Arial" w:hAnsi="Arial"/>
          <w:b w:val="0"/>
          <w:bCs w:val="0"/>
          <w:i w:val="0"/>
          <w:iCs w:val="0"/>
          <w:smallCaps w:val="0"/>
          <w:strike w:val="0"/>
          <w:color w:val="000000"/>
          <w:sz w:val="17.80678939819336"/>
          <w:szCs w:val="17.80678939819336"/>
          <w:u w:val="none"/>
          <w:shd w:fill="auto" w:val="clear"/>
          <w:vertAlign w:val="baseline"/>
          <w:rtl w:val="0"/>
        </w:rPr>
        <w:t xml:space="preserve">vključevati slovenski naslov, slovenski povzetek in slovenske ključne besede, skladno s </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predlogo JTDH.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20458984375" w:line="240" w:lineRule="auto"/>
        <w:ind w:left="22.009811401367188" w:right="0" w:firstLine="0"/>
        <w:jc w:val="left"/>
        <w:rPr>
          <w:rFonts w:ascii="Arial" w:cs="Arial" w:eastAsia="Arial" w:hAnsi="Arial"/>
          <w:b w:val="0"/>
          <w:bCs w:val="0"/>
          <w:i w:val="0"/>
          <w:iCs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93276023864746"/>
          <w:szCs w:val="17.93276023864746"/>
          <w:u w:val="none"/>
          <w:shd w:fill="auto" w:val="clear"/>
          <w:vertAlign w:val="baseline"/>
          <w:rtl w:val="0"/>
        </w:rPr>
        <w:t xml:space="preserve">Ključne besede: </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Bluesky, ATProto, slovenščina, korpus, družbena omrežja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2.919921875" w:line="279.93252754211426" w:lineRule="auto"/>
        <w:ind w:left="9.986190795898438" w:right="26.1029052734375" w:firstLine="0"/>
        <w:jc w:val="center"/>
        <w:rPr>
          <w:rFonts w:ascii="Arial" w:cs="Arial" w:eastAsia="Arial" w:hAnsi="Arial"/>
          <w:b w:val="0"/>
          <w:bCs w:val="0"/>
          <w:i w:val="0"/>
          <w:iCs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8338565826416"/>
          <w:szCs w:val="17.8338565826416"/>
          <w:u w:val="none"/>
          <w:shd w:fill="auto" w:val="clear"/>
          <w:vertAlign w:val="baseline"/>
          <w:rtl w:val="0"/>
        </w:rPr>
        <w:t xml:space="preserve">To delo je ponujeno pod licenco Creative Commons: Priznanje avtorstva-Deljenje pod enakimi </w:t>
      </w: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pogoji 4.0 Mednarodna.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3055419921875" w:line="474.29054260253906" w:lineRule="auto"/>
        <w:ind w:left="98.96141052246094" w:right="83.8037109375" w:firstLine="0"/>
        <w:jc w:val="center"/>
        <w:rPr>
          <w:rFonts w:ascii="Arial" w:cs="Arial" w:eastAsia="Arial" w:hAnsi="Arial"/>
          <w:b w:val="0"/>
          <w:bCs w:val="0"/>
          <w:i w:val="0"/>
          <w:iCs w:val="0"/>
          <w:smallCaps w:val="0"/>
          <w:strike w:val="0"/>
          <w:color w:val="000000"/>
          <w:sz w:val="17.93276023864746"/>
          <w:szCs w:val="17.93276023864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6023864746"/>
          <w:szCs w:val="17.93276023864746"/>
          <w:u w:val="none"/>
          <w:shd w:fill="auto" w:val="clear"/>
          <w:vertAlign w:val="baseline"/>
          <w:rtl w:val="0"/>
        </w:rPr>
        <w:t xml:space="preserve">This work is licensed under the Creative Commons Attribution-ShareAlike 4.0 International. https://creativecommons.org/licenses/by-sa/4.0/</w:t>
      </w:r>
      <w:r w:rsidDel="00000000" w:rsidR="00000000" w:rsidRPr="00000000">
        <w:rPr>
          <w:rtl w:val="0"/>
        </w:rPr>
      </w:r>
    </w:p>
    <w:sectPr>
      <w:pgSz w:h="13020" w:w="9060" w:orient="portrait"/>
      <w:pgMar w:bottom="1077.1800231933594" w:top="1404.59716796875" w:left="1068.5997772216797" w:right="1041.1712646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i">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i-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